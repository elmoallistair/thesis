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07CB95" w14:textId="77777777" w:rsidR="00070025" w:rsidRDefault="008B7CCE">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GUNADARMA</w:t>
      </w:r>
    </w:p>
    <w:p w14:paraId="5D19B49F" w14:textId="77777777" w:rsidR="00070025" w:rsidRDefault="008B7CCE">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ILMU KOMPUTER &amp; TEKNOLOGI INFORMASI</w:t>
      </w:r>
    </w:p>
    <w:p w14:paraId="3E331905" w14:textId="77777777" w:rsidR="00070025" w:rsidRDefault="00070025">
      <w:pPr>
        <w:spacing w:after="0" w:line="360" w:lineRule="auto"/>
        <w:jc w:val="center"/>
        <w:rPr>
          <w:rFonts w:ascii="Times New Roman" w:eastAsia="Times New Roman" w:hAnsi="Times New Roman" w:cs="Times New Roman"/>
          <w:b/>
          <w:sz w:val="24"/>
          <w:szCs w:val="24"/>
        </w:rPr>
      </w:pPr>
    </w:p>
    <w:p w14:paraId="4953BCD1" w14:textId="77777777" w:rsidR="00070025" w:rsidRDefault="008B7CCE">
      <w:pPr>
        <w:spacing w:after="0" w:line="360" w:lineRule="auto"/>
        <w:jc w:val="center"/>
        <w:rPr>
          <w:rFonts w:ascii="Times New Roman" w:eastAsia="Times New Roman" w:hAnsi="Times New Roman" w:cs="Times New Roman"/>
          <w:b/>
          <w:sz w:val="24"/>
          <w:szCs w:val="24"/>
        </w:rPr>
      </w:pPr>
      <w:r>
        <w:rPr>
          <w:noProof/>
        </w:rPr>
        <w:drawing>
          <wp:inline distT="0" distB="0" distL="0" distR="0" wp14:anchorId="6FC4A7C3" wp14:editId="6664C924">
            <wp:extent cx="2095820" cy="2157984"/>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95820" cy="2157984"/>
                    </a:xfrm>
                    <a:prstGeom prst="rect">
                      <a:avLst/>
                    </a:prstGeom>
                    <a:ln/>
                  </pic:spPr>
                </pic:pic>
              </a:graphicData>
            </a:graphic>
          </wp:inline>
        </w:drawing>
      </w:r>
    </w:p>
    <w:p w14:paraId="2C7F7C43" w14:textId="77777777" w:rsidR="00070025" w:rsidRDefault="00070025">
      <w:pPr>
        <w:spacing w:after="0" w:line="360" w:lineRule="auto"/>
        <w:jc w:val="center"/>
        <w:rPr>
          <w:rFonts w:ascii="Times New Roman" w:eastAsia="Times New Roman" w:hAnsi="Times New Roman" w:cs="Times New Roman"/>
          <w:b/>
          <w:sz w:val="24"/>
          <w:szCs w:val="24"/>
        </w:rPr>
      </w:pPr>
    </w:p>
    <w:p w14:paraId="31CEE41E" w14:textId="77777777" w:rsidR="00070025" w:rsidRDefault="008B7CCE">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ANALISIS SENTIMEN PADA ULASAN APLIKASI AMAZON SHOPPING DI GOOGLE PLAY STORE MENGGUNAKAN NAIVE BAYES CLASSIFIER</w:t>
      </w:r>
    </w:p>
    <w:p w14:paraId="69121B34" w14:textId="77777777" w:rsidR="00070025" w:rsidRDefault="00070025">
      <w:pPr>
        <w:spacing w:after="0" w:line="360" w:lineRule="auto"/>
        <w:jc w:val="center"/>
        <w:rPr>
          <w:rFonts w:ascii="Times New Roman" w:eastAsia="Times New Roman" w:hAnsi="Times New Roman" w:cs="Times New Roman"/>
          <w:sz w:val="24"/>
          <w:szCs w:val="24"/>
        </w:rPr>
      </w:pPr>
    </w:p>
    <w:p w14:paraId="76AA7E97" w14:textId="77777777" w:rsidR="00070025" w:rsidRDefault="008B7CCE">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Disusun </w:t>
      </w:r>
      <w:proofErr w:type="gramStart"/>
      <w:r>
        <w:rPr>
          <w:rFonts w:ascii="Times New Roman" w:eastAsia="Times New Roman" w:hAnsi="Times New Roman" w:cs="Times New Roman"/>
          <w:b/>
          <w:sz w:val="24"/>
          <w:szCs w:val="24"/>
        </w:rPr>
        <w:t>Oleh :</w:t>
      </w:r>
      <w:proofErr w:type="gramEnd"/>
    </w:p>
    <w:p w14:paraId="05C76BDB" w14:textId="77777777" w:rsidR="00070025" w:rsidRDefault="00070025">
      <w:pPr>
        <w:spacing w:after="0" w:line="360" w:lineRule="auto"/>
        <w:jc w:val="center"/>
        <w:rPr>
          <w:rFonts w:ascii="Times New Roman" w:eastAsia="Times New Roman" w:hAnsi="Times New Roman" w:cs="Times New Roman"/>
          <w:b/>
          <w:sz w:val="24"/>
          <w:szCs w:val="24"/>
        </w:rPr>
      </w:pPr>
    </w:p>
    <w:p w14:paraId="4E8173EB" w14:textId="77777777" w:rsidR="00070025" w:rsidRDefault="008B7CCE">
      <w:p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Elmo Allistair Heriyanto</w:t>
      </w:r>
    </w:p>
    <w:p w14:paraId="5748E386" w14:textId="77777777" w:rsidR="00070025" w:rsidRDefault="008B7CCE">
      <w:p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NPM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12118220</w:t>
      </w:r>
    </w:p>
    <w:p w14:paraId="224D6DC3" w14:textId="77777777" w:rsidR="00070025" w:rsidRDefault="008B7CCE">
      <w:p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Jurusan</w:t>
      </w:r>
      <w:r>
        <w:rPr>
          <w:rFonts w:ascii="Times New Roman" w:eastAsia="Times New Roman" w:hAnsi="Times New Roman" w:cs="Times New Roman"/>
          <w:sz w:val="24"/>
          <w:szCs w:val="24"/>
        </w:rPr>
        <w:tab/>
        <w:t>: Sistem Informasi</w:t>
      </w:r>
    </w:p>
    <w:p w14:paraId="0F78A2C4" w14:textId="77777777" w:rsidR="00070025" w:rsidRDefault="008B7CCE">
      <w:p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w:t>
      </w:r>
      <w:r>
        <w:rPr>
          <w:rFonts w:ascii="Times New Roman" w:eastAsia="Times New Roman" w:hAnsi="Times New Roman" w:cs="Times New Roman"/>
          <w:sz w:val="24"/>
          <w:szCs w:val="24"/>
        </w:rPr>
        <w:tab/>
        <w:t>: Dr. Ernianti Hasibuan., SKom., MSc.</w:t>
      </w:r>
    </w:p>
    <w:p w14:paraId="2208F346" w14:textId="77777777" w:rsidR="00070025" w:rsidRDefault="00070025">
      <w:pPr>
        <w:spacing w:after="0" w:line="360" w:lineRule="auto"/>
        <w:jc w:val="center"/>
        <w:rPr>
          <w:rFonts w:ascii="Times New Roman" w:eastAsia="Times New Roman" w:hAnsi="Times New Roman" w:cs="Times New Roman"/>
          <w:sz w:val="24"/>
          <w:szCs w:val="24"/>
        </w:rPr>
      </w:pPr>
    </w:p>
    <w:p w14:paraId="4C699580" w14:textId="77777777" w:rsidR="00070025" w:rsidRDefault="00070025">
      <w:pPr>
        <w:spacing w:after="0" w:line="360" w:lineRule="auto"/>
        <w:jc w:val="center"/>
        <w:rPr>
          <w:rFonts w:ascii="Times New Roman" w:eastAsia="Times New Roman" w:hAnsi="Times New Roman" w:cs="Times New Roman"/>
          <w:sz w:val="24"/>
          <w:szCs w:val="24"/>
        </w:rPr>
      </w:pPr>
    </w:p>
    <w:p w14:paraId="09993DDF" w14:textId="77777777" w:rsidR="00070025" w:rsidRDefault="008B7CCE">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Diajukan Guna Melengkapi Sebagian Syarat</w:t>
      </w:r>
    </w:p>
    <w:p w14:paraId="56E75CD7" w14:textId="77777777" w:rsidR="00070025" w:rsidRDefault="008B7CCE">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Dalam Mencapai Gelar Sarjana Strata Satu (S1)</w:t>
      </w:r>
    </w:p>
    <w:p w14:paraId="04E1933A" w14:textId="77777777" w:rsidR="00070025" w:rsidRDefault="00070025">
      <w:pPr>
        <w:spacing w:after="0" w:line="360" w:lineRule="auto"/>
        <w:jc w:val="center"/>
        <w:rPr>
          <w:rFonts w:ascii="Times New Roman" w:eastAsia="Times New Roman" w:hAnsi="Times New Roman" w:cs="Times New Roman"/>
          <w:b/>
          <w:sz w:val="24"/>
          <w:szCs w:val="24"/>
        </w:rPr>
      </w:pPr>
    </w:p>
    <w:p w14:paraId="5CD9D9DB" w14:textId="77777777" w:rsidR="00070025" w:rsidRDefault="00070025">
      <w:pPr>
        <w:spacing w:after="0" w:line="360" w:lineRule="auto"/>
        <w:jc w:val="center"/>
        <w:rPr>
          <w:rFonts w:ascii="Times New Roman" w:eastAsia="Times New Roman" w:hAnsi="Times New Roman" w:cs="Times New Roman"/>
          <w:b/>
          <w:sz w:val="24"/>
          <w:szCs w:val="24"/>
        </w:rPr>
      </w:pPr>
    </w:p>
    <w:p w14:paraId="2C8792D5" w14:textId="77777777" w:rsidR="00070025" w:rsidRDefault="008B7CCE">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JAKARTA</w:t>
      </w:r>
    </w:p>
    <w:p w14:paraId="6818BAE9" w14:textId="77777777" w:rsidR="00070025" w:rsidRDefault="008B7CCE">
      <w:pPr>
        <w:spacing w:after="0" w:line="360" w:lineRule="auto"/>
        <w:jc w:val="center"/>
        <w:rPr>
          <w:rFonts w:ascii="Times New Roman" w:eastAsia="Times New Roman" w:hAnsi="Times New Roman" w:cs="Times New Roman"/>
          <w:b/>
          <w:sz w:val="24"/>
          <w:szCs w:val="24"/>
        </w:rPr>
        <w:sectPr w:rsidR="00070025" w:rsidSect="00C2666B">
          <w:footerReference w:type="default" r:id="rId9"/>
          <w:footerReference w:type="first" r:id="rId10"/>
          <w:pgSz w:w="11906" w:h="16838"/>
          <w:pgMar w:top="2268" w:right="1701" w:bottom="1701" w:left="2268" w:header="709" w:footer="709" w:gutter="0"/>
          <w:pgNumType w:fmt="lowerRoman" w:start="1"/>
          <w:cols w:space="720"/>
          <w:titlePg/>
          <w:docGrid w:linePitch="299"/>
        </w:sectPr>
      </w:pPr>
      <w:r>
        <w:rPr>
          <w:rFonts w:ascii="Times New Roman" w:eastAsia="Times New Roman" w:hAnsi="Times New Roman" w:cs="Times New Roman"/>
          <w:b/>
          <w:sz w:val="24"/>
          <w:szCs w:val="24"/>
        </w:rPr>
        <w:t>2022</w:t>
      </w:r>
    </w:p>
    <w:p w14:paraId="17C76C11" w14:textId="77777777" w:rsidR="00070025" w:rsidRDefault="008B7CCE">
      <w:pPr>
        <w:pStyle w:val="Title"/>
        <w:spacing w:before="0" w:line="360" w:lineRule="auto"/>
        <w:ind w:left="0"/>
      </w:pPr>
      <w:r>
        <w:lastRenderedPageBreak/>
        <w:t>PERNYATAAN ORIGINALITAS DAN PUBLIKASI</w:t>
      </w:r>
    </w:p>
    <w:p w14:paraId="58897F79" w14:textId="77777777" w:rsidR="00070025" w:rsidRDefault="00070025">
      <w:pPr>
        <w:widowControl w:val="0"/>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2DEC20BF" w14:textId="77777777" w:rsidR="00070025" w:rsidRDefault="008B7CCE">
      <w:pPr>
        <w:widowControl w:val="0"/>
        <w:pBdr>
          <w:top w:val="nil"/>
          <w:left w:val="nil"/>
          <w:bottom w:val="nil"/>
          <w:right w:val="nil"/>
          <w:between w:val="nil"/>
        </w:pBdr>
        <w:spacing w:after="0" w:line="360" w:lineRule="auto"/>
        <w:ind w:left="58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Saya yang bertanda tangan di bawah ini,</w:t>
      </w:r>
    </w:p>
    <w:p w14:paraId="56B1066B" w14:textId="77777777" w:rsidR="00070025" w:rsidRDefault="00070025">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60501834" w14:textId="77777777" w:rsidR="00070025" w:rsidRDefault="008B7CCE">
      <w:pPr>
        <w:widowControl w:val="0"/>
        <w:pBdr>
          <w:top w:val="nil"/>
          <w:left w:val="nil"/>
          <w:bottom w:val="nil"/>
          <w:right w:val="nil"/>
          <w:between w:val="nil"/>
        </w:pBdr>
        <w:tabs>
          <w:tab w:val="left" w:pos="2569"/>
        </w:tabs>
        <w:spacing w:after="0" w:line="360" w:lineRule="auto"/>
        <w:ind w:left="58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Elmo Allistair Heriyanto</w:t>
      </w:r>
    </w:p>
    <w:p w14:paraId="7BBD5ADA" w14:textId="77777777" w:rsidR="00070025" w:rsidRDefault="008B7CCE">
      <w:pPr>
        <w:widowControl w:val="0"/>
        <w:pBdr>
          <w:top w:val="nil"/>
          <w:left w:val="nil"/>
          <w:bottom w:val="nil"/>
          <w:right w:val="nil"/>
          <w:between w:val="nil"/>
        </w:pBdr>
        <w:tabs>
          <w:tab w:val="left" w:pos="2569"/>
        </w:tabs>
        <w:spacing w:after="0" w:line="360" w:lineRule="auto"/>
        <w:ind w:left="58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NPM</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12118220</w:t>
      </w:r>
    </w:p>
    <w:p w14:paraId="2A5366D7" w14:textId="77777777" w:rsidR="00070025" w:rsidRDefault="008B7CCE">
      <w:pPr>
        <w:tabs>
          <w:tab w:val="left" w:pos="2569"/>
        </w:tabs>
        <w:spacing w:line="360" w:lineRule="auto"/>
        <w:ind w:left="2749" w:right="686" w:hanging="216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 Skripsi</w:t>
      </w:r>
      <w:r>
        <w:rPr>
          <w:rFonts w:ascii="Times New Roman" w:eastAsia="Times New Roman" w:hAnsi="Times New Roman" w:cs="Times New Roman"/>
          <w:sz w:val="24"/>
          <w:szCs w:val="24"/>
        </w:rPr>
        <w:tab/>
        <w:t>:</w:t>
      </w:r>
      <w:r w:rsidR="0040657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Analisis Sentimen Pada Ulasan </w:t>
      </w:r>
      <w:proofErr w:type="gramStart"/>
      <w:r>
        <w:rPr>
          <w:rFonts w:ascii="Times New Roman" w:eastAsia="Times New Roman" w:hAnsi="Times New Roman" w:cs="Times New Roman"/>
          <w:sz w:val="24"/>
          <w:szCs w:val="24"/>
        </w:rPr>
        <w:t>Aplikasi  Amazon</w:t>
      </w:r>
      <w:proofErr w:type="gramEnd"/>
      <w:r>
        <w:rPr>
          <w:rFonts w:ascii="Times New Roman" w:eastAsia="Times New Roman" w:hAnsi="Times New Roman" w:cs="Times New Roman"/>
          <w:sz w:val="24"/>
          <w:szCs w:val="24"/>
        </w:rPr>
        <w:t xml:space="preserve"> Shopping di Google Play Store Menggunakan Naive Bayes Classifier</w:t>
      </w:r>
    </w:p>
    <w:p w14:paraId="5C9D1381" w14:textId="77777777" w:rsidR="00070025" w:rsidRDefault="008B7CCE">
      <w:pPr>
        <w:widowControl w:val="0"/>
        <w:pBdr>
          <w:top w:val="nil"/>
          <w:left w:val="nil"/>
          <w:bottom w:val="nil"/>
          <w:right w:val="nil"/>
          <w:between w:val="nil"/>
        </w:pBdr>
        <w:tabs>
          <w:tab w:val="left" w:pos="2569"/>
        </w:tabs>
        <w:spacing w:after="0" w:line="360" w:lineRule="auto"/>
        <w:ind w:left="58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Tanggal Sidang</w:t>
      </w:r>
      <w:r>
        <w:rPr>
          <w:rFonts w:ascii="Times New Roman" w:eastAsia="Times New Roman" w:hAnsi="Times New Roman" w:cs="Times New Roman"/>
          <w:color w:val="000000"/>
          <w:sz w:val="24"/>
          <w:szCs w:val="24"/>
        </w:rPr>
        <w:tab/>
        <w:t>: 03 Septe</w:t>
      </w:r>
      <w:r>
        <w:rPr>
          <w:rFonts w:ascii="Times New Roman" w:eastAsia="Times New Roman" w:hAnsi="Times New Roman" w:cs="Times New Roman"/>
          <w:sz w:val="24"/>
          <w:szCs w:val="24"/>
        </w:rPr>
        <w:t>mber 2022</w:t>
      </w:r>
    </w:p>
    <w:p w14:paraId="11022E0F" w14:textId="67C46611" w:rsidR="00070025" w:rsidRDefault="008B7CCE">
      <w:pPr>
        <w:widowControl w:val="0"/>
        <w:pBdr>
          <w:top w:val="nil"/>
          <w:left w:val="nil"/>
          <w:bottom w:val="nil"/>
          <w:right w:val="nil"/>
          <w:between w:val="nil"/>
        </w:pBdr>
        <w:tabs>
          <w:tab w:val="left" w:pos="2569"/>
        </w:tabs>
        <w:spacing w:after="0" w:line="360" w:lineRule="auto"/>
        <w:ind w:left="58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Tanggal Lulus</w:t>
      </w:r>
      <w:r>
        <w:rPr>
          <w:rFonts w:ascii="Times New Roman" w:eastAsia="Times New Roman" w:hAnsi="Times New Roman" w:cs="Times New Roman"/>
          <w:color w:val="000000"/>
          <w:sz w:val="24"/>
          <w:szCs w:val="24"/>
        </w:rPr>
        <w:tab/>
        <w:t xml:space="preserve">: </w:t>
      </w:r>
      <w:r w:rsidR="002C3437">
        <w:rPr>
          <w:rFonts w:ascii="Times New Roman" w:eastAsia="Times New Roman" w:hAnsi="Times New Roman" w:cs="Times New Roman"/>
          <w:color w:val="000000"/>
          <w:sz w:val="24"/>
          <w:szCs w:val="24"/>
        </w:rPr>
        <w:t>03 Septe</w:t>
      </w:r>
      <w:r w:rsidR="002C3437">
        <w:rPr>
          <w:rFonts w:ascii="Times New Roman" w:eastAsia="Times New Roman" w:hAnsi="Times New Roman" w:cs="Times New Roman"/>
          <w:sz w:val="24"/>
          <w:szCs w:val="24"/>
        </w:rPr>
        <w:t xml:space="preserve">mber </w:t>
      </w:r>
      <w:r>
        <w:rPr>
          <w:rFonts w:ascii="Times New Roman" w:eastAsia="Times New Roman" w:hAnsi="Times New Roman" w:cs="Times New Roman"/>
          <w:color w:val="000000"/>
          <w:sz w:val="24"/>
          <w:szCs w:val="24"/>
        </w:rPr>
        <w:t>2022</w:t>
      </w:r>
    </w:p>
    <w:p w14:paraId="1BADA209" w14:textId="77777777" w:rsidR="00070025" w:rsidRDefault="00070025">
      <w:pPr>
        <w:widowControl w:val="0"/>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1CBD599" w14:textId="77777777" w:rsidR="006F351F" w:rsidRDefault="008B7CCE" w:rsidP="006F351F">
      <w:pPr>
        <w:widowControl w:val="0"/>
        <w:pBdr>
          <w:top w:val="nil"/>
          <w:left w:val="nil"/>
          <w:bottom w:val="nil"/>
          <w:right w:val="nil"/>
          <w:between w:val="nil"/>
        </w:pBdr>
        <w:spacing w:after="0" w:line="360" w:lineRule="auto"/>
        <w:ind w:left="588" w:right="1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Menyatakan bahwa tulisan ini merupakan hasil karya saya sendiri dan dapat dipublikasikan sepenuhnya oleh Universitas Gunadarma. Segala kutipan dalam bentuk apa pun telah mengikuti kaidah dan etika yang berlaku. Mengenai isi dan tulisan merupakan tanggung jawab penulis, bukan Universitas Gunadarma.</w:t>
      </w:r>
    </w:p>
    <w:p w14:paraId="335112AE" w14:textId="77777777" w:rsidR="006F351F" w:rsidRDefault="006F351F" w:rsidP="006F351F">
      <w:pPr>
        <w:widowControl w:val="0"/>
        <w:pBdr>
          <w:top w:val="nil"/>
          <w:left w:val="nil"/>
          <w:bottom w:val="nil"/>
          <w:right w:val="nil"/>
          <w:between w:val="nil"/>
        </w:pBdr>
        <w:spacing w:after="0" w:line="360" w:lineRule="auto"/>
        <w:ind w:left="588" w:right="116"/>
        <w:jc w:val="both"/>
        <w:rPr>
          <w:rFonts w:ascii="Times New Roman" w:eastAsia="Times New Roman" w:hAnsi="Times New Roman" w:cs="Times New Roman"/>
          <w:color w:val="000000"/>
          <w:sz w:val="24"/>
          <w:szCs w:val="24"/>
        </w:rPr>
      </w:pPr>
    </w:p>
    <w:p w14:paraId="3474DDA7" w14:textId="23CE1039" w:rsidR="00070025" w:rsidRPr="006F351F" w:rsidRDefault="008B7CCE" w:rsidP="006F351F">
      <w:pPr>
        <w:widowControl w:val="0"/>
        <w:pBdr>
          <w:top w:val="nil"/>
          <w:left w:val="nil"/>
          <w:bottom w:val="nil"/>
          <w:right w:val="nil"/>
          <w:between w:val="nil"/>
        </w:pBdr>
        <w:spacing w:after="0" w:line="360" w:lineRule="auto"/>
        <w:ind w:left="588" w:right="1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Demikian pernyataan ini dibuat dengan sebenarnya dan penuh dengan kesadaran.</w:t>
      </w:r>
    </w:p>
    <w:p w14:paraId="02680D1D" w14:textId="77777777" w:rsidR="00070025" w:rsidRDefault="00070025">
      <w:pPr>
        <w:widowControl w:val="0"/>
        <w:pBdr>
          <w:top w:val="nil"/>
          <w:left w:val="nil"/>
          <w:bottom w:val="nil"/>
          <w:right w:val="nil"/>
          <w:between w:val="nil"/>
        </w:pBdr>
        <w:spacing w:after="0" w:line="360" w:lineRule="auto"/>
        <w:ind w:left="588"/>
        <w:jc w:val="both"/>
        <w:rPr>
          <w:rFonts w:ascii="Times New Roman" w:eastAsia="Times New Roman" w:hAnsi="Times New Roman" w:cs="Times New Roman"/>
          <w:sz w:val="24"/>
          <w:szCs w:val="24"/>
        </w:rPr>
      </w:pPr>
    </w:p>
    <w:p w14:paraId="6CCBC2E9" w14:textId="77777777" w:rsidR="00070025" w:rsidRDefault="00070025">
      <w:pPr>
        <w:widowControl w:val="0"/>
        <w:pBdr>
          <w:top w:val="nil"/>
          <w:left w:val="nil"/>
          <w:bottom w:val="nil"/>
          <w:right w:val="nil"/>
          <w:between w:val="nil"/>
        </w:pBdr>
        <w:spacing w:after="0" w:line="360" w:lineRule="auto"/>
        <w:ind w:left="588"/>
        <w:jc w:val="both"/>
        <w:rPr>
          <w:rFonts w:ascii="Times New Roman" w:eastAsia="Times New Roman" w:hAnsi="Times New Roman" w:cs="Times New Roman"/>
          <w:sz w:val="24"/>
          <w:szCs w:val="24"/>
        </w:rPr>
      </w:pPr>
    </w:p>
    <w:p w14:paraId="60015962" w14:textId="77777777" w:rsidR="00070025" w:rsidRDefault="00070025">
      <w:pPr>
        <w:widowControl w:val="0"/>
        <w:pBdr>
          <w:top w:val="nil"/>
          <w:left w:val="nil"/>
          <w:bottom w:val="nil"/>
          <w:right w:val="nil"/>
          <w:between w:val="nil"/>
        </w:pBdr>
        <w:spacing w:after="0" w:line="360" w:lineRule="auto"/>
        <w:ind w:left="588"/>
        <w:jc w:val="both"/>
        <w:rPr>
          <w:rFonts w:ascii="Times New Roman" w:eastAsia="Times New Roman" w:hAnsi="Times New Roman" w:cs="Times New Roman"/>
          <w:sz w:val="24"/>
          <w:szCs w:val="24"/>
        </w:rPr>
      </w:pPr>
    </w:p>
    <w:p w14:paraId="2ECEF55F" w14:textId="1BBF2770" w:rsidR="00070025" w:rsidRDefault="00BE77DA">
      <w:pPr>
        <w:widowControl w:val="0"/>
        <w:pBdr>
          <w:top w:val="nil"/>
          <w:left w:val="nil"/>
          <w:bottom w:val="nil"/>
          <w:right w:val="nil"/>
          <w:between w:val="nil"/>
        </w:pBdr>
        <w:spacing w:after="0" w:line="360" w:lineRule="auto"/>
        <w:ind w:left="58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Bogor</w:t>
      </w:r>
      <w:r w:rsidR="008B7CC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27</w:t>
      </w:r>
      <w:r w:rsidR="008B7CCE">
        <w:rPr>
          <w:rFonts w:ascii="Times New Roman" w:eastAsia="Times New Roman" w:hAnsi="Times New Roman" w:cs="Times New Roman"/>
          <w:color w:val="000000"/>
          <w:sz w:val="24"/>
          <w:szCs w:val="24"/>
        </w:rPr>
        <w:t xml:space="preserve"> Agustus 2022</w:t>
      </w:r>
    </w:p>
    <w:p w14:paraId="725AB9DA" w14:textId="657D8045" w:rsidR="00070025" w:rsidRDefault="00070025" w:rsidP="004C5265">
      <w:pPr>
        <w:widowControl w:val="0"/>
        <w:pBdr>
          <w:top w:val="nil"/>
          <w:left w:val="nil"/>
          <w:bottom w:val="nil"/>
          <w:right w:val="nil"/>
          <w:between w:val="nil"/>
        </w:pBdr>
        <w:spacing w:after="0" w:line="360" w:lineRule="auto"/>
        <w:ind w:left="588"/>
        <w:jc w:val="both"/>
        <w:rPr>
          <w:noProof/>
        </w:rPr>
      </w:pPr>
    </w:p>
    <w:p w14:paraId="1AAEC06B" w14:textId="2FB8CA1B" w:rsidR="00324C04" w:rsidRDefault="00324C04" w:rsidP="004C5265">
      <w:pPr>
        <w:widowControl w:val="0"/>
        <w:pBdr>
          <w:top w:val="nil"/>
          <w:left w:val="nil"/>
          <w:bottom w:val="nil"/>
          <w:right w:val="nil"/>
          <w:between w:val="nil"/>
        </w:pBdr>
        <w:spacing w:after="0" w:line="360" w:lineRule="auto"/>
        <w:ind w:left="588"/>
        <w:jc w:val="both"/>
        <w:rPr>
          <w:rFonts w:ascii="Times New Roman" w:eastAsia="Times New Roman" w:hAnsi="Times New Roman" w:cs="Times New Roman"/>
          <w:sz w:val="24"/>
          <w:szCs w:val="24"/>
        </w:rPr>
      </w:pPr>
    </w:p>
    <w:p w14:paraId="733498C3" w14:textId="77777777" w:rsidR="00324C04" w:rsidRDefault="00324C04" w:rsidP="004C5265">
      <w:pPr>
        <w:widowControl w:val="0"/>
        <w:pBdr>
          <w:top w:val="nil"/>
          <w:left w:val="nil"/>
          <w:bottom w:val="nil"/>
          <w:right w:val="nil"/>
          <w:between w:val="nil"/>
        </w:pBdr>
        <w:spacing w:after="0" w:line="360" w:lineRule="auto"/>
        <w:ind w:left="588"/>
        <w:jc w:val="both"/>
        <w:rPr>
          <w:rFonts w:ascii="Times New Roman" w:eastAsia="Times New Roman" w:hAnsi="Times New Roman" w:cs="Times New Roman"/>
          <w:sz w:val="24"/>
          <w:szCs w:val="24"/>
        </w:rPr>
      </w:pPr>
    </w:p>
    <w:p w14:paraId="1D98CEDE" w14:textId="77777777" w:rsidR="00070025" w:rsidRDefault="008B7CCE">
      <w:pPr>
        <w:widowControl w:val="0"/>
        <w:pBdr>
          <w:top w:val="nil"/>
          <w:left w:val="nil"/>
          <w:bottom w:val="nil"/>
          <w:right w:val="nil"/>
          <w:between w:val="nil"/>
        </w:pBdr>
        <w:spacing w:after="0" w:line="360" w:lineRule="auto"/>
        <w:ind w:left="588"/>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Elmo</w:t>
      </w:r>
      <w:proofErr w:type="gramEnd"/>
      <w:r>
        <w:rPr>
          <w:rFonts w:ascii="Times New Roman" w:eastAsia="Times New Roman" w:hAnsi="Times New Roman" w:cs="Times New Roman"/>
          <w:sz w:val="24"/>
          <w:szCs w:val="24"/>
        </w:rPr>
        <w:t xml:space="preserve"> Allistair H</w:t>
      </w:r>
      <w:r>
        <w:rPr>
          <w:rFonts w:ascii="Times New Roman" w:eastAsia="Times New Roman" w:hAnsi="Times New Roman" w:cs="Times New Roman"/>
          <w:color w:val="000000"/>
          <w:sz w:val="24"/>
          <w:szCs w:val="24"/>
        </w:rPr>
        <w:t xml:space="preserve"> )</w:t>
      </w:r>
    </w:p>
    <w:p w14:paraId="0A44D911" w14:textId="77777777" w:rsidR="00070025" w:rsidRDefault="00070025">
      <w:pPr>
        <w:spacing w:line="360" w:lineRule="auto"/>
        <w:jc w:val="both"/>
        <w:rPr>
          <w:sz w:val="24"/>
          <w:szCs w:val="24"/>
        </w:rPr>
      </w:pPr>
    </w:p>
    <w:p w14:paraId="0E48206B" w14:textId="77777777" w:rsidR="00070025" w:rsidRDefault="008B7CCE">
      <w:pPr>
        <w:spacing w:after="0"/>
        <w:rPr>
          <w:rFonts w:ascii="Times New Roman" w:eastAsia="Times New Roman" w:hAnsi="Times New Roman" w:cs="Times New Roman"/>
          <w:b/>
          <w:sz w:val="28"/>
          <w:szCs w:val="28"/>
        </w:rPr>
      </w:pPr>
      <w:r>
        <w:br w:type="page"/>
      </w:r>
    </w:p>
    <w:p w14:paraId="0010680A" w14:textId="77777777" w:rsidR="00070025" w:rsidRPr="00A917DC" w:rsidRDefault="008B7CCE" w:rsidP="0046403F">
      <w:pPr>
        <w:spacing w:after="0" w:line="240" w:lineRule="auto"/>
        <w:jc w:val="center"/>
        <w:rPr>
          <w:rFonts w:ascii="Times New Roman" w:eastAsia="Times New Roman" w:hAnsi="Times New Roman" w:cs="Times New Roman"/>
          <w:b/>
          <w:sz w:val="24"/>
          <w:szCs w:val="24"/>
        </w:rPr>
      </w:pPr>
      <w:r w:rsidRPr="00A917DC">
        <w:rPr>
          <w:rFonts w:ascii="Times New Roman" w:eastAsia="Times New Roman" w:hAnsi="Times New Roman" w:cs="Times New Roman"/>
          <w:b/>
          <w:sz w:val="24"/>
          <w:szCs w:val="24"/>
        </w:rPr>
        <w:lastRenderedPageBreak/>
        <w:t>LEMBAR PENGESAHAN</w:t>
      </w:r>
    </w:p>
    <w:p w14:paraId="1073FFD5" w14:textId="77777777" w:rsidR="00070025" w:rsidRPr="00A917DC" w:rsidRDefault="00070025" w:rsidP="0046403F">
      <w:pPr>
        <w:spacing w:after="0" w:line="240" w:lineRule="auto"/>
        <w:rPr>
          <w:rFonts w:ascii="Times New Roman" w:eastAsia="Times New Roman" w:hAnsi="Times New Roman" w:cs="Times New Roman"/>
          <w:sz w:val="24"/>
          <w:szCs w:val="24"/>
        </w:rPr>
      </w:pPr>
    </w:p>
    <w:p w14:paraId="4D2A4AB2" w14:textId="77777777" w:rsidR="00070025" w:rsidRPr="00A917DC" w:rsidRDefault="00070025" w:rsidP="0046403F">
      <w:pPr>
        <w:spacing w:after="0" w:line="240" w:lineRule="auto"/>
        <w:rPr>
          <w:rFonts w:ascii="Times New Roman" w:eastAsia="Times New Roman" w:hAnsi="Times New Roman" w:cs="Times New Roman"/>
          <w:sz w:val="24"/>
          <w:szCs w:val="24"/>
        </w:rPr>
      </w:pPr>
    </w:p>
    <w:p w14:paraId="4306E4EC" w14:textId="7A890A26" w:rsidR="00A917DC" w:rsidRPr="00A917DC" w:rsidRDefault="008B7CCE" w:rsidP="00A917DC">
      <w:pPr>
        <w:spacing w:after="0" w:line="360" w:lineRule="auto"/>
        <w:jc w:val="center"/>
        <w:rPr>
          <w:rFonts w:ascii="Times New Roman" w:eastAsia="Times New Roman" w:hAnsi="Times New Roman" w:cs="Times New Roman"/>
          <w:b/>
          <w:sz w:val="24"/>
          <w:szCs w:val="24"/>
        </w:rPr>
      </w:pPr>
      <w:r w:rsidRPr="00A917DC">
        <w:rPr>
          <w:rFonts w:ascii="Times New Roman" w:eastAsia="Times New Roman" w:hAnsi="Times New Roman" w:cs="Times New Roman"/>
          <w:b/>
          <w:sz w:val="24"/>
          <w:szCs w:val="24"/>
        </w:rPr>
        <w:t>KOMISI PEMBIMBING</w:t>
      </w:r>
    </w:p>
    <w:tbl>
      <w:tblPr>
        <w:tblStyle w:val="a"/>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1"/>
        <w:gridCol w:w="4893"/>
        <w:gridCol w:w="2273"/>
      </w:tblGrid>
      <w:tr w:rsidR="00070025" w14:paraId="6A02D6CF" w14:textId="77777777">
        <w:tc>
          <w:tcPr>
            <w:tcW w:w="761" w:type="dxa"/>
            <w:shd w:val="clear" w:color="auto" w:fill="auto"/>
          </w:tcPr>
          <w:p w14:paraId="5E86A055" w14:textId="77777777" w:rsidR="00070025" w:rsidRDefault="008B7CCE" w:rsidP="0046403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4893" w:type="dxa"/>
            <w:shd w:val="clear" w:color="auto" w:fill="auto"/>
          </w:tcPr>
          <w:p w14:paraId="6DC1BF68" w14:textId="77777777" w:rsidR="00070025" w:rsidRDefault="008B7CCE" w:rsidP="0046403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w:t>
            </w:r>
          </w:p>
        </w:tc>
        <w:tc>
          <w:tcPr>
            <w:tcW w:w="2273" w:type="dxa"/>
            <w:shd w:val="clear" w:color="auto" w:fill="auto"/>
          </w:tcPr>
          <w:p w14:paraId="3CD8F384" w14:textId="77777777" w:rsidR="00070025" w:rsidRDefault="008B7CCE" w:rsidP="0046403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KEDUDUKAN</w:t>
            </w:r>
          </w:p>
        </w:tc>
      </w:tr>
      <w:tr w:rsidR="00070025" w14:paraId="287420DF" w14:textId="77777777">
        <w:tc>
          <w:tcPr>
            <w:tcW w:w="761" w:type="dxa"/>
            <w:shd w:val="clear" w:color="auto" w:fill="auto"/>
          </w:tcPr>
          <w:p w14:paraId="09F7A476" w14:textId="77777777" w:rsidR="00070025" w:rsidRPr="004C5265" w:rsidRDefault="008B7CCE" w:rsidP="0046403F">
            <w:pPr>
              <w:spacing w:after="0" w:line="240" w:lineRule="auto"/>
              <w:jc w:val="center"/>
              <w:rPr>
                <w:rFonts w:ascii="Times New Roman" w:eastAsia="Times New Roman" w:hAnsi="Times New Roman" w:cs="Times New Roman"/>
                <w:sz w:val="24"/>
                <w:szCs w:val="24"/>
              </w:rPr>
            </w:pPr>
            <w:r w:rsidRPr="004C5265">
              <w:rPr>
                <w:rFonts w:ascii="Times New Roman" w:eastAsia="Times New Roman" w:hAnsi="Times New Roman" w:cs="Times New Roman"/>
                <w:sz w:val="24"/>
                <w:szCs w:val="24"/>
              </w:rPr>
              <w:t>1.</w:t>
            </w:r>
          </w:p>
        </w:tc>
        <w:tc>
          <w:tcPr>
            <w:tcW w:w="4893" w:type="dxa"/>
            <w:shd w:val="clear" w:color="auto" w:fill="auto"/>
          </w:tcPr>
          <w:p w14:paraId="7C6CED7F" w14:textId="77777777" w:rsidR="00070025" w:rsidRPr="004C5265" w:rsidRDefault="008B7CCE" w:rsidP="0046403F">
            <w:pPr>
              <w:spacing w:after="0" w:line="240" w:lineRule="auto"/>
              <w:rPr>
                <w:rFonts w:ascii="Times New Roman" w:eastAsia="Times New Roman" w:hAnsi="Times New Roman" w:cs="Times New Roman"/>
                <w:sz w:val="24"/>
                <w:szCs w:val="24"/>
              </w:rPr>
            </w:pPr>
            <w:r w:rsidRPr="004C5265">
              <w:rPr>
                <w:rFonts w:ascii="Times New Roman" w:eastAsia="Times New Roman" w:hAnsi="Times New Roman" w:cs="Times New Roman"/>
                <w:sz w:val="24"/>
                <w:szCs w:val="24"/>
              </w:rPr>
              <w:t>Dr. Ernianti Hasibuan., SKom., MSc.</w:t>
            </w:r>
          </w:p>
        </w:tc>
        <w:tc>
          <w:tcPr>
            <w:tcW w:w="2273" w:type="dxa"/>
            <w:shd w:val="clear" w:color="auto" w:fill="auto"/>
          </w:tcPr>
          <w:p w14:paraId="79E02EE6" w14:textId="77777777" w:rsidR="00070025" w:rsidRPr="004C5265" w:rsidRDefault="008B7CCE" w:rsidP="0046403F">
            <w:pPr>
              <w:spacing w:after="0" w:line="240" w:lineRule="auto"/>
              <w:jc w:val="center"/>
              <w:rPr>
                <w:rFonts w:ascii="Times New Roman" w:eastAsia="Times New Roman" w:hAnsi="Times New Roman" w:cs="Times New Roman"/>
                <w:sz w:val="24"/>
                <w:szCs w:val="24"/>
              </w:rPr>
            </w:pPr>
            <w:r w:rsidRPr="004C5265">
              <w:rPr>
                <w:rFonts w:ascii="Times New Roman" w:eastAsia="Times New Roman" w:hAnsi="Times New Roman" w:cs="Times New Roman"/>
                <w:sz w:val="24"/>
                <w:szCs w:val="24"/>
              </w:rPr>
              <w:t>Ketua</w:t>
            </w:r>
          </w:p>
        </w:tc>
      </w:tr>
      <w:tr w:rsidR="004C5265" w14:paraId="559337F2" w14:textId="77777777">
        <w:tc>
          <w:tcPr>
            <w:tcW w:w="761" w:type="dxa"/>
            <w:shd w:val="clear" w:color="auto" w:fill="auto"/>
          </w:tcPr>
          <w:p w14:paraId="010A4A38" w14:textId="30C6B725" w:rsidR="004C5265" w:rsidRPr="004C5265" w:rsidRDefault="004C5265" w:rsidP="0046403F">
            <w:pPr>
              <w:spacing w:after="0" w:line="240" w:lineRule="auto"/>
              <w:jc w:val="center"/>
              <w:rPr>
                <w:rFonts w:ascii="Times New Roman" w:eastAsia="Times New Roman" w:hAnsi="Times New Roman" w:cs="Times New Roman"/>
                <w:sz w:val="24"/>
                <w:szCs w:val="24"/>
              </w:rPr>
            </w:pPr>
            <w:r w:rsidRPr="004C5265">
              <w:rPr>
                <w:rFonts w:ascii="Times New Roman" w:eastAsia="Times New Roman" w:hAnsi="Times New Roman" w:cs="Times New Roman"/>
                <w:sz w:val="24"/>
                <w:szCs w:val="24"/>
              </w:rPr>
              <w:t>2.</w:t>
            </w:r>
          </w:p>
        </w:tc>
        <w:tc>
          <w:tcPr>
            <w:tcW w:w="4893" w:type="dxa"/>
            <w:shd w:val="clear" w:color="auto" w:fill="auto"/>
          </w:tcPr>
          <w:p w14:paraId="02CDFF85" w14:textId="0E928796" w:rsidR="004C5265" w:rsidRPr="004C5265" w:rsidRDefault="00115F02" w:rsidP="0046403F">
            <w:pPr>
              <w:spacing w:after="0" w:line="240" w:lineRule="auto"/>
              <w:rPr>
                <w:rFonts w:ascii="Times New Roman" w:eastAsia="Times New Roman" w:hAnsi="Times New Roman" w:cs="Times New Roman"/>
                <w:sz w:val="24"/>
                <w:szCs w:val="24"/>
              </w:rPr>
            </w:pPr>
            <w:r w:rsidRPr="00115F02">
              <w:rPr>
                <w:rFonts w:ascii="Times New Roman" w:eastAsia="Times New Roman" w:hAnsi="Times New Roman" w:cs="Times New Roman"/>
                <w:sz w:val="24"/>
                <w:szCs w:val="24"/>
              </w:rPr>
              <w:t>Dr. Dyah Cita Irawati., SSi., MM.</w:t>
            </w:r>
          </w:p>
        </w:tc>
        <w:tc>
          <w:tcPr>
            <w:tcW w:w="2273" w:type="dxa"/>
            <w:shd w:val="clear" w:color="auto" w:fill="auto"/>
          </w:tcPr>
          <w:p w14:paraId="33D03522" w14:textId="3166C631" w:rsidR="004C5265" w:rsidRPr="004C5265" w:rsidRDefault="004C5265" w:rsidP="0046403F">
            <w:pPr>
              <w:spacing w:after="0" w:line="240" w:lineRule="auto"/>
              <w:jc w:val="center"/>
              <w:rPr>
                <w:rFonts w:ascii="Times New Roman" w:eastAsia="Times New Roman" w:hAnsi="Times New Roman" w:cs="Times New Roman"/>
                <w:sz w:val="24"/>
                <w:szCs w:val="24"/>
              </w:rPr>
            </w:pPr>
            <w:r w:rsidRPr="004C5265">
              <w:rPr>
                <w:rFonts w:ascii="Times New Roman" w:eastAsia="Times New Roman" w:hAnsi="Times New Roman" w:cs="Times New Roman"/>
                <w:sz w:val="24"/>
                <w:szCs w:val="24"/>
              </w:rPr>
              <w:t>Anggota</w:t>
            </w:r>
          </w:p>
        </w:tc>
      </w:tr>
      <w:tr w:rsidR="004C5265" w14:paraId="1DED2DD6" w14:textId="77777777">
        <w:tc>
          <w:tcPr>
            <w:tcW w:w="761" w:type="dxa"/>
            <w:shd w:val="clear" w:color="auto" w:fill="auto"/>
          </w:tcPr>
          <w:p w14:paraId="0DB3B8EC" w14:textId="23676F6D" w:rsidR="004C5265" w:rsidRPr="004C5265" w:rsidRDefault="004C5265" w:rsidP="0046403F">
            <w:pPr>
              <w:spacing w:after="0" w:line="240" w:lineRule="auto"/>
              <w:jc w:val="center"/>
              <w:rPr>
                <w:rFonts w:ascii="Times New Roman" w:eastAsia="Times New Roman" w:hAnsi="Times New Roman" w:cs="Times New Roman"/>
                <w:sz w:val="24"/>
                <w:szCs w:val="24"/>
              </w:rPr>
            </w:pPr>
            <w:r w:rsidRPr="004C5265">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tc>
        <w:tc>
          <w:tcPr>
            <w:tcW w:w="4893" w:type="dxa"/>
            <w:shd w:val="clear" w:color="auto" w:fill="auto"/>
          </w:tcPr>
          <w:p w14:paraId="42C9E983" w14:textId="49733944" w:rsidR="004C5265" w:rsidRPr="004C5265" w:rsidRDefault="00115F02" w:rsidP="0046403F">
            <w:pPr>
              <w:spacing w:after="0" w:line="240" w:lineRule="auto"/>
              <w:rPr>
                <w:rFonts w:ascii="Times New Roman" w:eastAsia="Times New Roman" w:hAnsi="Times New Roman" w:cs="Times New Roman"/>
                <w:sz w:val="24"/>
                <w:szCs w:val="24"/>
              </w:rPr>
            </w:pPr>
            <w:r w:rsidRPr="00115F02">
              <w:rPr>
                <w:rFonts w:ascii="Times New Roman" w:eastAsia="Times New Roman" w:hAnsi="Times New Roman" w:cs="Times New Roman"/>
                <w:sz w:val="24"/>
                <w:szCs w:val="24"/>
              </w:rPr>
              <w:t>Dr. Ety Sutanty., SKom., MMSI.</w:t>
            </w:r>
          </w:p>
        </w:tc>
        <w:tc>
          <w:tcPr>
            <w:tcW w:w="2273" w:type="dxa"/>
            <w:shd w:val="clear" w:color="auto" w:fill="auto"/>
          </w:tcPr>
          <w:p w14:paraId="57100DC5" w14:textId="18AF9803" w:rsidR="004C5265" w:rsidRPr="004C5265" w:rsidRDefault="004C5265" w:rsidP="0046403F">
            <w:pPr>
              <w:spacing w:after="0" w:line="240" w:lineRule="auto"/>
              <w:jc w:val="center"/>
              <w:rPr>
                <w:rFonts w:ascii="Times New Roman" w:eastAsia="Times New Roman" w:hAnsi="Times New Roman" w:cs="Times New Roman"/>
                <w:sz w:val="24"/>
                <w:szCs w:val="24"/>
              </w:rPr>
            </w:pPr>
            <w:r w:rsidRPr="004C5265">
              <w:rPr>
                <w:rFonts w:ascii="Times New Roman" w:eastAsia="Times New Roman" w:hAnsi="Times New Roman" w:cs="Times New Roman"/>
                <w:sz w:val="24"/>
                <w:szCs w:val="24"/>
              </w:rPr>
              <w:t>Anggota</w:t>
            </w:r>
          </w:p>
        </w:tc>
      </w:tr>
      <w:tr w:rsidR="00070025" w14:paraId="28E49A9F" w14:textId="77777777">
        <w:tc>
          <w:tcPr>
            <w:tcW w:w="761" w:type="dxa"/>
            <w:tcBorders>
              <w:top w:val="single" w:sz="4" w:space="0" w:color="000000"/>
              <w:left w:val="nil"/>
              <w:bottom w:val="nil"/>
              <w:right w:val="nil"/>
            </w:tcBorders>
            <w:shd w:val="clear" w:color="auto" w:fill="auto"/>
          </w:tcPr>
          <w:p w14:paraId="658C404C" w14:textId="77777777" w:rsidR="00070025" w:rsidRDefault="00070025" w:rsidP="0046403F">
            <w:pPr>
              <w:spacing w:after="0" w:line="240" w:lineRule="auto"/>
              <w:jc w:val="center"/>
              <w:rPr>
                <w:rFonts w:ascii="Times New Roman" w:eastAsia="Times New Roman" w:hAnsi="Times New Roman" w:cs="Times New Roman"/>
                <w:sz w:val="24"/>
                <w:szCs w:val="24"/>
              </w:rPr>
            </w:pPr>
          </w:p>
        </w:tc>
        <w:tc>
          <w:tcPr>
            <w:tcW w:w="4893" w:type="dxa"/>
            <w:tcBorders>
              <w:top w:val="single" w:sz="4" w:space="0" w:color="000000"/>
              <w:left w:val="nil"/>
              <w:bottom w:val="nil"/>
              <w:right w:val="nil"/>
            </w:tcBorders>
            <w:shd w:val="clear" w:color="auto" w:fill="auto"/>
          </w:tcPr>
          <w:p w14:paraId="508B9EB7" w14:textId="4BB6FD84" w:rsidR="00070025" w:rsidRDefault="008B7CCE" w:rsidP="0046403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Tanggal </w:t>
            </w:r>
            <w:proofErr w:type="gramStart"/>
            <w:r>
              <w:rPr>
                <w:rFonts w:ascii="Times New Roman" w:eastAsia="Times New Roman" w:hAnsi="Times New Roman" w:cs="Times New Roman"/>
                <w:sz w:val="24"/>
                <w:szCs w:val="24"/>
              </w:rPr>
              <w:t>Sidang :</w:t>
            </w:r>
            <w:proofErr w:type="gramEnd"/>
          </w:p>
        </w:tc>
        <w:tc>
          <w:tcPr>
            <w:tcW w:w="2273" w:type="dxa"/>
            <w:tcBorders>
              <w:top w:val="single" w:sz="4" w:space="0" w:color="000000"/>
              <w:left w:val="nil"/>
              <w:bottom w:val="nil"/>
              <w:right w:val="nil"/>
            </w:tcBorders>
            <w:shd w:val="clear" w:color="auto" w:fill="auto"/>
          </w:tcPr>
          <w:p w14:paraId="1754BD08" w14:textId="7603F9A3" w:rsidR="00070025" w:rsidRPr="00324C04" w:rsidRDefault="008B7CCE" w:rsidP="0046403F">
            <w:pPr>
              <w:spacing w:after="0" w:line="240" w:lineRule="auto"/>
              <w:jc w:val="center"/>
              <w:rPr>
                <w:rFonts w:ascii="Times New Roman" w:eastAsia="Times New Roman" w:hAnsi="Times New Roman" w:cs="Times New Roman"/>
                <w:i/>
                <w:sz w:val="24"/>
                <w:szCs w:val="24"/>
              </w:rPr>
            </w:pPr>
            <w:r w:rsidRPr="00324C04">
              <w:rPr>
                <w:rFonts w:ascii="Times New Roman" w:eastAsia="Times New Roman" w:hAnsi="Times New Roman" w:cs="Times New Roman"/>
                <w:i/>
                <w:sz w:val="24"/>
                <w:szCs w:val="24"/>
              </w:rPr>
              <w:t>03</w:t>
            </w:r>
            <w:r w:rsidR="00324C04" w:rsidRPr="00324C04">
              <w:rPr>
                <w:rFonts w:ascii="Times New Roman" w:eastAsia="Times New Roman" w:hAnsi="Times New Roman" w:cs="Times New Roman"/>
                <w:i/>
                <w:sz w:val="24"/>
                <w:szCs w:val="24"/>
              </w:rPr>
              <w:t>/09/</w:t>
            </w:r>
            <w:r w:rsidRPr="00324C04">
              <w:rPr>
                <w:rFonts w:ascii="Times New Roman" w:eastAsia="Times New Roman" w:hAnsi="Times New Roman" w:cs="Times New Roman"/>
                <w:i/>
                <w:sz w:val="24"/>
                <w:szCs w:val="24"/>
              </w:rPr>
              <w:t>2022</w:t>
            </w:r>
          </w:p>
        </w:tc>
      </w:tr>
    </w:tbl>
    <w:p w14:paraId="650CA0DF" w14:textId="77777777" w:rsidR="00070025" w:rsidRDefault="00070025" w:rsidP="0046403F">
      <w:pPr>
        <w:spacing w:after="0" w:line="240" w:lineRule="auto"/>
        <w:rPr>
          <w:rFonts w:ascii="Times New Roman" w:eastAsia="Times New Roman" w:hAnsi="Times New Roman" w:cs="Times New Roman"/>
          <w:sz w:val="24"/>
          <w:szCs w:val="24"/>
        </w:rPr>
      </w:pPr>
    </w:p>
    <w:p w14:paraId="3084866B" w14:textId="77777777" w:rsidR="00070025" w:rsidRPr="00A917DC" w:rsidRDefault="008B7CCE" w:rsidP="00A917DC">
      <w:pPr>
        <w:spacing w:after="0" w:line="360" w:lineRule="auto"/>
        <w:jc w:val="center"/>
        <w:rPr>
          <w:rFonts w:ascii="Times New Roman" w:eastAsia="Times New Roman" w:hAnsi="Times New Roman" w:cs="Times New Roman"/>
          <w:b/>
          <w:sz w:val="24"/>
          <w:szCs w:val="24"/>
        </w:rPr>
      </w:pPr>
      <w:r w:rsidRPr="00A917DC">
        <w:rPr>
          <w:rFonts w:ascii="Times New Roman" w:eastAsia="Times New Roman" w:hAnsi="Times New Roman" w:cs="Times New Roman"/>
          <w:b/>
          <w:sz w:val="24"/>
          <w:szCs w:val="24"/>
        </w:rPr>
        <w:t>PANITIA UJIAN</w:t>
      </w:r>
    </w:p>
    <w:tbl>
      <w:tblPr>
        <w:tblStyle w:val="a0"/>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7"/>
        <w:gridCol w:w="4908"/>
        <w:gridCol w:w="2262"/>
      </w:tblGrid>
      <w:tr w:rsidR="00070025" w14:paraId="12B73FFD" w14:textId="77777777">
        <w:tc>
          <w:tcPr>
            <w:tcW w:w="757" w:type="dxa"/>
            <w:shd w:val="clear" w:color="auto" w:fill="auto"/>
          </w:tcPr>
          <w:p w14:paraId="672596ED" w14:textId="77777777" w:rsidR="00070025" w:rsidRDefault="008B7CCE" w:rsidP="0046403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4908" w:type="dxa"/>
            <w:shd w:val="clear" w:color="auto" w:fill="auto"/>
          </w:tcPr>
          <w:p w14:paraId="281BFD0F" w14:textId="77777777" w:rsidR="00070025" w:rsidRDefault="008B7CCE" w:rsidP="0046403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w:t>
            </w:r>
          </w:p>
        </w:tc>
        <w:tc>
          <w:tcPr>
            <w:tcW w:w="2262" w:type="dxa"/>
            <w:shd w:val="clear" w:color="auto" w:fill="auto"/>
          </w:tcPr>
          <w:p w14:paraId="54C7DEB2" w14:textId="77777777" w:rsidR="00070025" w:rsidRDefault="008B7CCE" w:rsidP="0046403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KEDUDUKAN</w:t>
            </w:r>
          </w:p>
        </w:tc>
      </w:tr>
      <w:tr w:rsidR="00070025" w14:paraId="3EC246F4" w14:textId="77777777">
        <w:tc>
          <w:tcPr>
            <w:tcW w:w="757" w:type="dxa"/>
            <w:shd w:val="clear" w:color="auto" w:fill="auto"/>
          </w:tcPr>
          <w:p w14:paraId="1B1E80EA" w14:textId="77777777" w:rsidR="00070025" w:rsidRDefault="008B7CCE" w:rsidP="004640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908" w:type="dxa"/>
            <w:shd w:val="clear" w:color="auto" w:fill="auto"/>
          </w:tcPr>
          <w:p w14:paraId="7C4446BA" w14:textId="77777777" w:rsidR="00070025" w:rsidRDefault="008B7CCE" w:rsidP="004640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 Ravi Ahmad Salim</w:t>
            </w:r>
          </w:p>
        </w:tc>
        <w:tc>
          <w:tcPr>
            <w:tcW w:w="2262" w:type="dxa"/>
            <w:shd w:val="clear" w:color="auto" w:fill="auto"/>
          </w:tcPr>
          <w:p w14:paraId="625A56D6" w14:textId="77777777" w:rsidR="00070025" w:rsidRDefault="008B7CCE" w:rsidP="004640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Ketua</w:t>
            </w:r>
          </w:p>
        </w:tc>
      </w:tr>
      <w:tr w:rsidR="00070025" w14:paraId="16FCFCFE" w14:textId="77777777">
        <w:tc>
          <w:tcPr>
            <w:tcW w:w="757" w:type="dxa"/>
            <w:shd w:val="clear" w:color="auto" w:fill="auto"/>
          </w:tcPr>
          <w:p w14:paraId="3E28D81B" w14:textId="77777777" w:rsidR="00070025" w:rsidRDefault="008B7CCE" w:rsidP="004640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908" w:type="dxa"/>
            <w:shd w:val="clear" w:color="auto" w:fill="auto"/>
          </w:tcPr>
          <w:p w14:paraId="3FF75901" w14:textId="77777777" w:rsidR="00070025" w:rsidRDefault="008B7CCE" w:rsidP="004640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 Dr. Wahyudi Priyono</w:t>
            </w:r>
          </w:p>
        </w:tc>
        <w:tc>
          <w:tcPr>
            <w:tcW w:w="2262" w:type="dxa"/>
            <w:shd w:val="clear" w:color="auto" w:fill="auto"/>
          </w:tcPr>
          <w:p w14:paraId="0F1E42FF" w14:textId="77777777" w:rsidR="00070025" w:rsidRDefault="008B7CCE" w:rsidP="004640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Sekretaris</w:t>
            </w:r>
          </w:p>
        </w:tc>
      </w:tr>
      <w:tr w:rsidR="00FF41F9" w14:paraId="07499AE3" w14:textId="77777777">
        <w:tc>
          <w:tcPr>
            <w:tcW w:w="757" w:type="dxa"/>
            <w:shd w:val="clear" w:color="auto" w:fill="auto"/>
          </w:tcPr>
          <w:p w14:paraId="02825346" w14:textId="77777777" w:rsidR="00FF41F9" w:rsidRDefault="00FF41F9" w:rsidP="004640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908" w:type="dxa"/>
            <w:shd w:val="clear" w:color="auto" w:fill="auto"/>
          </w:tcPr>
          <w:p w14:paraId="5CC16458" w14:textId="11DF64AD" w:rsidR="00FF41F9" w:rsidRDefault="00FF41F9" w:rsidP="004640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 Ernianti Hasibuan., SKom., MSc.</w:t>
            </w:r>
          </w:p>
        </w:tc>
        <w:tc>
          <w:tcPr>
            <w:tcW w:w="2262" w:type="dxa"/>
            <w:shd w:val="clear" w:color="auto" w:fill="auto"/>
          </w:tcPr>
          <w:p w14:paraId="02335B7E" w14:textId="77777777" w:rsidR="00FF41F9" w:rsidRDefault="00FF41F9" w:rsidP="004640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Anggota</w:t>
            </w:r>
          </w:p>
        </w:tc>
      </w:tr>
      <w:tr w:rsidR="00FF41F9" w14:paraId="50A8890B" w14:textId="77777777">
        <w:tc>
          <w:tcPr>
            <w:tcW w:w="757" w:type="dxa"/>
            <w:shd w:val="clear" w:color="auto" w:fill="auto"/>
          </w:tcPr>
          <w:p w14:paraId="2DC7AD17" w14:textId="77777777" w:rsidR="00FF41F9" w:rsidRDefault="00FF41F9" w:rsidP="004640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908" w:type="dxa"/>
            <w:shd w:val="clear" w:color="auto" w:fill="auto"/>
          </w:tcPr>
          <w:p w14:paraId="604825C8" w14:textId="4856C094" w:rsidR="00FF41F9" w:rsidRDefault="00FF41F9" w:rsidP="0046403F">
            <w:pPr>
              <w:spacing w:after="0" w:line="240" w:lineRule="auto"/>
              <w:rPr>
                <w:rFonts w:ascii="Times New Roman" w:eastAsia="Times New Roman" w:hAnsi="Times New Roman" w:cs="Times New Roman"/>
                <w:sz w:val="24"/>
                <w:szCs w:val="24"/>
              </w:rPr>
            </w:pPr>
            <w:r w:rsidRPr="00FF41F9">
              <w:rPr>
                <w:rFonts w:ascii="Times New Roman" w:eastAsia="Times New Roman" w:hAnsi="Times New Roman" w:cs="Times New Roman"/>
                <w:sz w:val="24"/>
                <w:szCs w:val="24"/>
              </w:rPr>
              <w:t>Dr. Dyah Cita Irawati., SSi., MM.</w:t>
            </w:r>
          </w:p>
        </w:tc>
        <w:tc>
          <w:tcPr>
            <w:tcW w:w="2262" w:type="dxa"/>
            <w:shd w:val="clear" w:color="auto" w:fill="auto"/>
          </w:tcPr>
          <w:p w14:paraId="4ADE63D4" w14:textId="77777777" w:rsidR="00FF41F9" w:rsidRDefault="00FF41F9" w:rsidP="004640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Anggota</w:t>
            </w:r>
          </w:p>
        </w:tc>
      </w:tr>
      <w:tr w:rsidR="00FF41F9" w14:paraId="11B7A723" w14:textId="77777777">
        <w:tc>
          <w:tcPr>
            <w:tcW w:w="757" w:type="dxa"/>
            <w:tcBorders>
              <w:bottom w:val="single" w:sz="4" w:space="0" w:color="000000"/>
            </w:tcBorders>
            <w:shd w:val="clear" w:color="auto" w:fill="auto"/>
          </w:tcPr>
          <w:p w14:paraId="6C9E3A58" w14:textId="77777777" w:rsidR="00FF41F9" w:rsidRDefault="00FF41F9" w:rsidP="004640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908" w:type="dxa"/>
            <w:tcBorders>
              <w:bottom w:val="single" w:sz="4" w:space="0" w:color="000000"/>
            </w:tcBorders>
            <w:shd w:val="clear" w:color="auto" w:fill="auto"/>
          </w:tcPr>
          <w:p w14:paraId="0D312986" w14:textId="577075BB" w:rsidR="00FF41F9" w:rsidRDefault="00FF41F9" w:rsidP="0046403F">
            <w:pPr>
              <w:spacing w:after="0" w:line="240" w:lineRule="auto"/>
              <w:rPr>
                <w:rFonts w:ascii="Times New Roman" w:eastAsia="Times New Roman" w:hAnsi="Times New Roman" w:cs="Times New Roman"/>
                <w:sz w:val="24"/>
                <w:szCs w:val="24"/>
              </w:rPr>
            </w:pPr>
            <w:r w:rsidRPr="00FF41F9">
              <w:rPr>
                <w:rFonts w:ascii="Times New Roman" w:eastAsia="Times New Roman" w:hAnsi="Times New Roman" w:cs="Times New Roman"/>
                <w:sz w:val="24"/>
                <w:szCs w:val="24"/>
              </w:rPr>
              <w:t>Dr. Ety Sutanty., SKom., MMSI.</w:t>
            </w:r>
          </w:p>
        </w:tc>
        <w:tc>
          <w:tcPr>
            <w:tcW w:w="2262" w:type="dxa"/>
            <w:tcBorders>
              <w:bottom w:val="single" w:sz="4" w:space="0" w:color="000000"/>
            </w:tcBorders>
            <w:shd w:val="clear" w:color="auto" w:fill="auto"/>
          </w:tcPr>
          <w:p w14:paraId="3212AE5B" w14:textId="77777777" w:rsidR="00FF41F9" w:rsidRDefault="00FF41F9" w:rsidP="0046403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Anggota</w:t>
            </w:r>
          </w:p>
        </w:tc>
      </w:tr>
      <w:tr w:rsidR="00FF41F9" w14:paraId="4F63D18A" w14:textId="77777777">
        <w:tc>
          <w:tcPr>
            <w:tcW w:w="757" w:type="dxa"/>
            <w:tcBorders>
              <w:top w:val="single" w:sz="4" w:space="0" w:color="000000"/>
              <w:left w:val="nil"/>
              <w:bottom w:val="nil"/>
              <w:right w:val="nil"/>
            </w:tcBorders>
            <w:shd w:val="clear" w:color="auto" w:fill="auto"/>
          </w:tcPr>
          <w:p w14:paraId="4D93A788" w14:textId="77777777" w:rsidR="00FF41F9" w:rsidRDefault="00FF41F9" w:rsidP="0046403F">
            <w:pPr>
              <w:spacing w:after="0" w:line="240" w:lineRule="auto"/>
              <w:jc w:val="center"/>
              <w:rPr>
                <w:rFonts w:ascii="Times New Roman" w:eastAsia="Times New Roman" w:hAnsi="Times New Roman" w:cs="Times New Roman"/>
                <w:sz w:val="24"/>
                <w:szCs w:val="24"/>
              </w:rPr>
            </w:pPr>
          </w:p>
        </w:tc>
        <w:tc>
          <w:tcPr>
            <w:tcW w:w="4908" w:type="dxa"/>
            <w:tcBorders>
              <w:top w:val="single" w:sz="4" w:space="0" w:color="000000"/>
              <w:left w:val="nil"/>
              <w:bottom w:val="nil"/>
              <w:right w:val="nil"/>
            </w:tcBorders>
            <w:shd w:val="clear" w:color="auto" w:fill="auto"/>
          </w:tcPr>
          <w:p w14:paraId="348EE0A0" w14:textId="77777777" w:rsidR="00FF41F9" w:rsidRDefault="00FF41F9" w:rsidP="0046403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Tanggal </w:t>
            </w:r>
            <w:proofErr w:type="gramStart"/>
            <w:r>
              <w:rPr>
                <w:rFonts w:ascii="Times New Roman" w:eastAsia="Times New Roman" w:hAnsi="Times New Roman" w:cs="Times New Roman"/>
                <w:sz w:val="24"/>
                <w:szCs w:val="24"/>
              </w:rPr>
              <w:t>Lulus :</w:t>
            </w:r>
            <w:proofErr w:type="gramEnd"/>
          </w:p>
        </w:tc>
        <w:tc>
          <w:tcPr>
            <w:tcW w:w="2262" w:type="dxa"/>
            <w:tcBorders>
              <w:top w:val="single" w:sz="4" w:space="0" w:color="000000"/>
              <w:left w:val="nil"/>
              <w:bottom w:val="nil"/>
              <w:right w:val="nil"/>
            </w:tcBorders>
            <w:shd w:val="clear" w:color="auto" w:fill="auto"/>
          </w:tcPr>
          <w:p w14:paraId="684C3A42" w14:textId="13DB9927" w:rsidR="00FF41F9" w:rsidRPr="00324C04" w:rsidRDefault="0046403F" w:rsidP="00324C04">
            <w:pPr>
              <w:spacing w:after="0" w:line="240" w:lineRule="auto"/>
              <w:jc w:val="center"/>
              <w:rPr>
                <w:rFonts w:ascii="Times New Roman" w:eastAsia="Times New Roman" w:hAnsi="Times New Roman" w:cs="Times New Roman"/>
                <w:i/>
                <w:sz w:val="24"/>
                <w:szCs w:val="24"/>
              </w:rPr>
            </w:pPr>
            <w:r w:rsidRPr="00324C04">
              <w:rPr>
                <w:rFonts w:ascii="Times New Roman" w:eastAsia="Times New Roman" w:hAnsi="Times New Roman" w:cs="Times New Roman"/>
                <w:i/>
                <w:sz w:val="24"/>
                <w:szCs w:val="24"/>
              </w:rPr>
              <w:t>03</w:t>
            </w:r>
            <w:r w:rsidR="00324C04" w:rsidRPr="00324C04">
              <w:rPr>
                <w:rFonts w:ascii="Times New Roman" w:eastAsia="Times New Roman" w:hAnsi="Times New Roman" w:cs="Times New Roman"/>
                <w:i/>
                <w:sz w:val="24"/>
                <w:szCs w:val="24"/>
              </w:rPr>
              <w:t>/09/</w:t>
            </w:r>
            <w:r w:rsidR="00FF41F9" w:rsidRPr="00324C04">
              <w:rPr>
                <w:rFonts w:ascii="Times New Roman" w:eastAsia="Times New Roman" w:hAnsi="Times New Roman" w:cs="Times New Roman"/>
                <w:i/>
                <w:sz w:val="24"/>
                <w:szCs w:val="24"/>
              </w:rPr>
              <w:t>2022</w:t>
            </w:r>
          </w:p>
        </w:tc>
      </w:tr>
    </w:tbl>
    <w:p w14:paraId="436A73A0" w14:textId="2DE805C1" w:rsidR="00070025" w:rsidRDefault="00070025" w:rsidP="0046403F">
      <w:pPr>
        <w:spacing w:after="0" w:line="240" w:lineRule="auto"/>
        <w:jc w:val="both"/>
        <w:rPr>
          <w:rFonts w:ascii="Times New Roman" w:eastAsia="Times New Roman" w:hAnsi="Times New Roman" w:cs="Times New Roman"/>
          <w:sz w:val="24"/>
          <w:szCs w:val="24"/>
        </w:rPr>
      </w:pPr>
    </w:p>
    <w:p w14:paraId="3931845F" w14:textId="3BB00063" w:rsidR="0046403F" w:rsidRDefault="0046403F" w:rsidP="0046403F">
      <w:pPr>
        <w:spacing w:after="0" w:line="240" w:lineRule="auto"/>
        <w:jc w:val="both"/>
        <w:rPr>
          <w:rFonts w:ascii="Times New Roman" w:eastAsia="Times New Roman" w:hAnsi="Times New Roman" w:cs="Times New Roman"/>
          <w:sz w:val="24"/>
          <w:szCs w:val="24"/>
        </w:rPr>
      </w:pPr>
    </w:p>
    <w:p w14:paraId="6A0BA191" w14:textId="5B421C14" w:rsidR="0046403F" w:rsidRDefault="0046403F" w:rsidP="0046403F">
      <w:pPr>
        <w:spacing w:after="0" w:line="240" w:lineRule="auto"/>
        <w:jc w:val="both"/>
        <w:rPr>
          <w:rFonts w:ascii="Times New Roman" w:eastAsia="Times New Roman" w:hAnsi="Times New Roman" w:cs="Times New Roman"/>
          <w:sz w:val="24"/>
          <w:szCs w:val="24"/>
        </w:rPr>
      </w:pPr>
    </w:p>
    <w:p w14:paraId="123C1465" w14:textId="77777777" w:rsidR="0046403F" w:rsidRDefault="0046403F" w:rsidP="0046403F">
      <w:pPr>
        <w:spacing w:after="0" w:line="240" w:lineRule="auto"/>
        <w:jc w:val="both"/>
        <w:rPr>
          <w:rFonts w:ascii="Times New Roman" w:eastAsia="Times New Roman" w:hAnsi="Times New Roman" w:cs="Times New Roman"/>
          <w:sz w:val="24"/>
          <w:szCs w:val="24"/>
        </w:rPr>
      </w:pPr>
    </w:p>
    <w:p w14:paraId="1982E749" w14:textId="63E46E14" w:rsidR="0046403F" w:rsidRDefault="0046403F" w:rsidP="003A0781">
      <w:pPr>
        <w:spacing w:after="0" w:line="240" w:lineRule="auto"/>
        <w:rPr>
          <w:ins w:id="0" w:author="Elmo Allistair" w:date="2022-10-07T21:50:00Z"/>
          <w:rFonts w:ascii="Times New Roman" w:eastAsia="Times New Roman" w:hAnsi="Times New Roman" w:cs="Times New Roman"/>
          <w:sz w:val="24"/>
          <w:szCs w:val="24"/>
        </w:rPr>
      </w:pPr>
    </w:p>
    <w:p w14:paraId="4D5FE1C3" w14:textId="248685E2" w:rsidR="00324C04" w:rsidRPr="00324C04" w:rsidRDefault="00324C04" w:rsidP="00324C04">
      <w:pPr>
        <w:spacing w:after="0" w:line="240" w:lineRule="auto"/>
        <w:jc w:val="center"/>
        <w:rPr>
          <w:rFonts w:ascii="Times New Roman" w:eastAsia="Times New Roman" w:hAnsi="Times New Roman" w:cs="Times New Roman"/>
          <w:b/>
          <w:sz w:val="24"/>
          <w:szCs w:val="24"/>
        </w:rPr>
      </w:pPr>
      <w:r w:rsidRPr="00324C04">
        <w:rPr>
          <w:rFonts w:ascii="Times New Roman" w:eastAsia="Times New Roman" w:hAnsi="Times New Roman" w:cs="Times New Roman"/>
          <w:b/>
          <w:sz w:val="24"/>
          <w:szCs w:val="24"/>
        </w:rPr>
        <w:t>Mengetahui,</w:t>
      </w:r>
    </w:p>
    <w:p w14:paraId="7C644640" w14:textId="77777777" w:rsidR="0046403F" w:rsidRPr="0046403F" w:rsidRDefault="0046403F" w:rsidP="00324C04">
      <w:pPr>
        <w:spacing w:after="0" w:line="240" w:lineRule="auto"/>
        <w:rPr>
          <w:rFonts w:ascii="Times New Roman" w:eastAsia="Times New Roman" w:hAnsi="Times New Roman" w:cs="Times New Roman"/>
          <w:sz w:val="24"/>
          <w:szCs w:val="24"/>
        </w:rPr>
      </w:pPr>
    </w:p>
    <w:p w14:paraId="3E99C759" w14:textId="77777777" w:rsidR="00070025" w:rsidRDefault="00070025" w:rsidP="0046403F">
      <w:pPr>
        <w:spacing w:after="0" w:line="240" w:lineRule="auto"/>
        <w:jc w:val="center"/>
        <w:rPr>
          <w:rFonts w:ascii="Times New Roman" w:eastAsia="Times New Roman" w:hAnsi="Times New Roman" w:cs="Times New Roman"/>
          <w:b/>
          <w:sz w:val="24"/>
          <w:szCs w:val="24"/>
        </w:rPr>
        <w:sectPr w:rsidR="00070025" w:rsidSect="0046403F">
          <w:headerReference w:type="default" r:id="rId11"/>
          <w:pgSz w:w="11906" w:h="16838"/>
          <w:pgMar w:top="2268" w:right="1701" w:bottom="1701" w:left="2268" w:header="709" w:footer="709" w:gutter="0"/>
          <w:pgNumType w:fmt="lowerRoman"/>
          <w:cols w:space="720"/>
          <w:docGrid w:linePitch="299"/>
        </w:sectPr>
      </w:pPr>
    </w:p>
    <w:p w14:paraId="2C8168D1" w14:textId="4A0A14F5" w:rsidR="00070025" w:rsidRDefault="008B7CCE" w:rsidP="0046403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Pembimbing</w:t>
      </w:r>
    </w:p>
    <w:p w14:paraId="7B9ED856" w14:textId="77777777" w:rsidR="00070025" w:rsidRDefault="008B7CCE" w:rsidP="0046403F">
      <w:pPr>
        <w:spacing w:after="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17DE6736" w14:textId="46A8A7F7" w:rsidR="00070025" w:rsidRDefault="00070025" w:rsidP="0046403F">
      <w:pPr>
        <w:spacing w:after="0" w:line="240" w:lineRule="auto"/>
        <w:ind w:left="720"/>
        <w:rPr>
          <w:rFonts w:ascii="Times New Roman" w:eastAsia="Times New Roman" w:hAnsi="Times New Roman" w:cs="Times New Roman"/>
          <w:b/>
          <w:sz w:val="24"/>
          <w:szCs w:val="24"/>
        </w:rPr>
      </w:pPr>
    </w:p>
    <w:p w14:paraId="4F407BE8" w14:textId="77777777" w:rsidR="00313F52" w:rsidRDefault="00313F52" w:rsidP="0046403F">
      <w:pPr>
        <w:spacing w:after="0" w:line="240" w:lineRule="auto"/>
        <w:ind w:left="720"/>
        <w:rPr>
          <w:rFonts w:ascii="Times New Roman" w:eastAsia="Times New Roman" w:hAnsi="Times New Roman" w:cs="Times New Roman"/>
          <w:b/>
          <w:sz w:val="24"/>
          <w:szCs w:val="24"/>
        </w:rPr>
      </w:pPr>
    </w:p>
    <w:p w14:paraId="7506FA4C" w14:textId="77777777" w:rsidR="004B46E1" w:rsidRDefault="004B46E1" w:rsidP="0046403F">
      <w:pPr>
        <w:spacing w:after="0" w:line="240" w:lineRule="auto"/>
        <w:ind w:left="720"/>
        <w:rPr>
          <w:rFonts w:ascii="Times New Roman" w:eastAsia="Times New Roman" w:hAnsi="Times New Roman" w:cs="Times New Roman"/>
          <w:b/>
          <w:sz w:val="24"/>
          <w:szCs w:val="24"/>
        </w:rPr>
      </w:pPr>
    </w:p>
    <w:p w14:paraId="4A2A41C8" w14:textId="77777777" w:rsidR="00070025" w:rsidRDefault="00070025" w:rsidP="0046403F">
      <w:pPr>
        <w:spacing w:after="0" w:line="240" w:lineRule="auto"/>
        <w:jc w:val="both"/>
        <w:rPr>
          <w:rFonts w:ascii="Times New Roman" w:eastAsia="Times New Roman" w:hAnsi="Times New Roman" w:cs="Times New Roman"/>
          <w:b/>
          <w:sz w:val="24"/>
          <w:szCs w:val="24"/>
        </w:rPr>
      </w:pPr>
    </w:p>
    <w:p w14:paraId="75579728" w14:textId="77777777" w:rsidR="0046403F" w:rsidRDefault="0046403F" w:rsidP="0046403F">
      <w:pPr>
        <w:spacing w:after="0" w:line="240" w:lineRule="auto"/>
        <w:rPr>
          <w:rFonts w:ascii="Times New Roman" w:eastAsia="Times New Roman" w:hAnsi="Times New Roman" w:cs="Times New Roman"/>
          <w:b/>
          <w:sz w:val="24"/>
          <w:szCs w:val="24"/>
        </w:rPr>
      </w:pPr>
    </w:p>
    <w:p w14:paraId="5C4317F1" w14:textId="5A629AB0" w:rsidR="0046403F" w:rsidRDefault="008B7CCE" w:rsidP="00324C04">
      <w:pPr>
        <w:spacing w:after="0" w:line="240" w:lineRule="auto"/>
        <w:ind w:left="-284" w:right="-220"/>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 Dr.</w:t>
      </w:r>
      <w:proofErr w:type="gramEnd"/>
      <w:r>
        <w:rPr>
          <w:rFonts w:ascii="Times New Roman" w:eastAsia="Times New Roman" w:hAnsi="Times New Roman" w:cs="Times New Roman"/>
          <w:b/>
          <w:sz w:val="24"/>
          <w:szCs w:val="24"/>
        </w:rPr>
        <w:t xml:space="preserve"> Ernianti Hasibuan,</w:t>
      </w:r>
      <w:r w:rsidR="00324C04">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SKom., MSc.)</w:t>
      </w:r>
    </w:p>
    <w:p w14:paraId="7B8BE9B2" w14:textId="1E83BFAF" w:rsidR="00070025" w:rsidRDefault="0046403F" w:rsidP="0046403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Kepala </w:t>
      </w:r>
      <w:r w:rsidR="008B7CCE">
        <w:rPr>
          <w:rFonts w:ascii="Times New Roman" w:eastAsia="Times New Roman" w:hAnsi="Times New Roman" w:cs="Times New Roman"/>
          <w:b/>
          <w:sz w:val="24"/>
          <w:szCs w:val="24"/>
        </w:rPr>
        <w:t>Bagian Sidang Ujian</w:t>
      </w:r>
    </w:p>
    <w:p w14:paraId="41915DDB" w14:textId="77777777" w:rsidR="00070025" w:rsidRDefault="00070025" w:rsidP="0046403F">
      <w:pPr>
        <w:spacing w:after="0" w:line="240" w:lineRule="auto"/>
        <w:jc w:val="both"/>
        <w:rPr>
          <w:rFonts w:ascii="Times New Roman" w:eastAsia="Times New Roman" w:hAnsi="Times New Roman" w:cs="Times New Roman"/>
          <w:b/>
          <w:sz w:val="24"/>
          <w:szCs w:val="24"/>
        </w:rPr>
      </w:pPr>
    </w:p>
    <w:p w14:paraId="00CA6EB5" w14:textId="77DE5090" w:rsidR="00070025" w:rsidRDefault="00070025" w:rsidP="0046403F">
      <w:pPr>
        <w:spacing w:after="0" w:line="240" w:lineRule="auto"/>
        <w:jc w:val="both"/>
        <w:rPr>
          <w:rFonts w:ascii="Times New Roman" w:eastAsia="Times New Roman" w:hAnsi="Times New Roman" w:cs="Times New Roman"/>
          <w:b/>
          <w:sz w:val="24"/>
          <w:szCs w:val="24"/>
        </w:rPr>
      </w:pPr>
    </w:p>
    <w:p w14:paraId="26C5A9FD" w14:textId="77777777" w:rsidR="00313F52" w:rsidRDefault="00313F52" w:rsidP="0046403F">
      <w:pPr>
        <w:spacing w:after="0" w:line="240" w:lineRule="auto"/>
        <w:jc w:val="both"/>
        <w:rPr>
          <w:rFonts w:ascii="Times New Roman" w:eastAsia="Times New Roman" w:hAnsi="Times New Roman" w:cs="Times New Roman"/>
          <w:b/>
          <w:sz w:val="24"/>
          <w:szCs w:val="24"/>
        </w:rPr>
      </w:pPr>
    </w:p>
    <w:p w14:paraId="1F78CD50" w14:textId="77777777" w:rsidR="004B46E1" w:rsidRDefault="004B46E1" w:rsidP="0046403F">
      <w:pPr>
        <w:spacing w:after="0" w:line="240" w:lineRule="auto"/>
        <w:jc w:val="both"/>
        <w:rPr>
          <w:rFonts w:ascii="Times New Roman" w:eastAsia="Times New Roman" w:hAnsi="Times New Roman" w:cs="Times New Roman"/>
          <w:b/>
          <w:sz w:val="24"/>
          <w:szCs w:val="24"/>
        </w:rPr>
      </w:pPr>
    </w:p>
    <w:p w14:paraId="7105C88D" w14:textId="77777777" w:rsidR="00070025" w:rsidRDefault="00070025" w:rsidP="0046403F">
      <w:pPr>
        <w:spacing w:after="0" w:line="240" w:lineRule="auto"/>
        <w:jc w:val="both"/>
        <w:rPr>
          <w:rFonts w:ascii="Times New Roman" w:eastAsia="Times New Roman" w:hAnsi="Times New Roman" w:cs="Times New Roman"/>
          <w:b/>
          <w:sz w:val="24"/>
          <w:szCs w:val="24"/>
        </w:rPr>
      </w:pPr>
    </w:p>
    <w:p w14:paraId="7339CBC2" w14:textId="77777777" w:rsidR="00324C04" w:rsidRDefault="00324C04" w:rsidP="00324C04">
      <w:pPr>
        <w:spacing w:after="0" w:line="240" w:lineRule="auto"/>
        <w:rPr>
          <w:rFonts w:ascii="Times New Roman" w:eastAsia="Times New Roman" w:hAnsi="Times New Roman" w:cs="Times New Roman"/>
          <w:b/>
          <w:sz w:val="24"/>
          <w:szCs w:val="24"/>
        </w:rPr>
      </w:pPr>
    </w:p>
    <w:p w14:paraId="05EBCF46" w14:textId="6C172CC0" w:rsidR="00070025" w:rsidRDefault="008B7CCE" w:rsidP="00324C04">
      <w:pPr>
        <w:spacing w:after="0" w:line="240" w:lineRule="auto"/>
        <w:ind w:left="-284" w:right="-361"/>
        <w:rPr>
          <w:rFonts w:ascii="Times New Roman" w:eastAsia="Times New Roman" w:hAnsi="Times New Roman" w:cs="Times New Roman"/>
          <w:b/>
          <w:sz w:val="24"/>
          <w:szCs w:val="24"/>
        </w:rPr>
        <w:sectPr w:rsidR="00070025">
          <w:type w:val="continuous"/>
          <w:pgSz w:w="11906" w:h="16838"/>
          <w:pgMar w:top="2268" w:right="1701" w:bottom="1701" w:left="2268" w:header="709" w:footer="709" w:gutter="0"/>
          <w:cols w:num="2" w:space="720" w:equalWidth="0">
            <w:col w:w="3608" w:space="720"/>
            <w:col w:w="3608" w:space="0"/>
          </w:cols>
        </w:sectPr>
      </w:pPr>
      <w:r>
        <w:rPr>
          <w:rFonts w:ascii="Times New Roman" w:eastAsia="Times New Roman" w:hAnsi="Times New Roman" w:cs="Times New Roman"/>
          <w:b/>
          <w:sz w:val="24"/>
          <w:szCs w:val="24"/>
        </w:rPr>
        <w:t>(Dr. Edi Sukirman, SSi., MM.,</w:t>
      </w:r>
      <w:r w:rsidR="0046403F">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M.</w:t>
      </w:r>
      <w:proofErr w:type="gramStart"/>
      <w:r>
        <w:rPr>
          <w:rFonts w:ascii="Times New Roman" w:eastAsia="Times New Roman" w:hAnsi="Times New Roman" w:cs="Times New Roman"/>
          <w:b/>
          <w:sz w:val="24"/>
          <w:szCs w:val="24"/>
        </w:rPr>
        <w:t>I.Kom</w:t>
      </w:r>
      <w:proofErr w:type="gramEnd"/>
      <w:r>
        <w:rPr>
          <w:rFonts w:ascii="Times New Roman" w:eastAsia="Times New Roman" w:hAnsi="Times New Roman" w:cs="Times New Roman"/>
          <w:b/>
          <w:sz w:val="24"/>
          <w:szCs w:val="24"/>
        </w:rPr>
        <w:t xml:space="preserve">) </w:t>
      </w:r>
    </w:p>
    <w:p w14:paraId="427B6DCC" w14:textId="7FC0DC67" w:rsidR="00070025" w:rsidRDefault="00313F52">
      <w:pPr>
        <w:spacing w:after="0" w:line="360" w:lineRule="auto"/>
        <w:jc w:val="cente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60288" behindDoc="0" locked="0" layoutInCell="1" allowOverlap="1" wp14:anchorId="24D45361" wp14:editId="09596C9E">
                <wp:simplePos x="0" y="0"/>
                <wp:positionH relativeFrom="column">
                  <wp:posOffset>2313113</wp:posOffset>
                </wp:positionH>
                <wp:positionV relativeFrom="paragraph">
                  <wp:posOffset>1136576</wp:posOffset>
                </wp:positionV>
                <wp:extent cx="457200" cy="254753"/>
                <wp:effectExtent l="0" t="0" r="19050" b="12065"/>
                <wp:wrapNone/>
                <wp:docPr id="7" name="Rectangle 7"/>
                <wp:cNvGraphicFramePr/>
                <a:graphic xmlns:a="http://schemas.openxmlformats.org/drawingml/2006/main">
                  <a:graphicData uri="http://schemas.microsoft.com/office/word/2010/wordprocessingShape">
                    <wps:wsp>
                      <wps:cNvSpPr/>
                      <wps:spPr>
                        <a:xfrm>
                          <a:off x="0" y="0"/>
                          <a:ext cx="457200" cy="254753"/>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8EA60F" id="Rectangle 7" o:spid="_x0000_s1026" style="position:absolute;margin-left:182.15pt;margin-top:89.5pt;width:36pt;height:20.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" fillcolor="white [3212]" strokecolor="white [3212]"/>
            </w:pict>
          </mc:Fallback>
        </mc:AlternateContent>
      </w:r>
      <w:r w:rsidR="00BF32CB">
        <w:rPr>
          <w:noProof/>
        </w:rPr>
        <mc:AlternateContent>
          <mc:Choice Requires="wps">
            <w:drawing>
              <wp:anchor distT="0" distB="0" distL="114300" distR="114300" simplePos="0" relativeHeight="251659264" behindDoc="0" locked="0" layoutInCell="1" allowOverlap="1" wp14:anchorId="05F14311" wp14:editId="2A7453F5">
                <wp:simplePos x="0" y="0"/>
                <wp:positionH relativeFrom="column">
                  <wp:posOffset>2383675</wp:posOffset>
                </wp:positionH>
                <wp:positionV relativeFrom="paragraph">
                  <wp:posOffset>816849</wp:posOffset>
                </wp:positionV>
                <wp:extent cx="368135" cy="391886"/>
                <wp:effectExtent l="0" t="0" r="0" b="8255"/>
                <wp:wrapNone/>
                <wp:docPr id="5" name="Rectangle 5"/>
                <wp:cNvGraphicFramePr/>
                <a:graphic xmlns:a="http://schemas.openxmlformats.org/drawingml/2006/main">
                  <a:graphicData uri="http://schemas.microsoft.com/office/word/2010/wordprocessingShape">
                    <wps:wsp>
                      <wps:cNvSpPr/>
                      <wps:spPr>
                        <a:xfrm>
                          <a:off x="0" y="0"/>
                          <a:ext cx="368135" cy="391886"/>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0F8AA2" id="Rectangle 5" o:spid="_x0000_s1026" style="position:absolute;margin-left:187.7pt;margin-top:64.3pt;width:29pt;height:30.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" fillcolor="white [3212]" stroked="f"/>
            </w:pict>
          </mc:Fallback>
        </mc:AlternateContent>
      </w:r>
      <w:r w:rsidR="008B7CCE">
        <w:br w:type="page"/>
      </w:r>
    </w:p>
    <w:p w14:paraId="142FFBE3" w14:textId="77777777" w:rsidR="00070025" w:rsidRDefault="008B7CCE">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ABSTRAK</w:t>
      </w:r>
    </w:p>
    <w:p w14:paraId="0FDEDF9A" w14:textId="77777777" w:rsidR="00070025" w:rsidRDefault="00070025">
      <w:pPr>
        <w:spacing w:after="0" w:line="276" w:lineRule="auto"/>
        <w:jc w:val="both"/>
        <w:rPr>
          <w:rFonts w:ascii="Times New Roman" w:eastAsia="Times New Roman" w:hAnsi="Times New Roman" w:cs="Times New Roman"/>
          <w:b/>
          <w:sz w:val="24"/>
          <w:szCs w:val="24"/>
        </w:rPr>
      </w:pPr>
    </w:p>
    <w:p w14:paraId="71E293C6" w14:textId="77777777" w:rsidR="0084594C" w:rsidRDefault="008B7CCE" w:rsidP="0084594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Elmo Allistair Heriyanto. 12118220</w:t>
      </w:r>
    </w:p>
    <w:p w14:paraId="283243D0" w14:textId="1461400B" w:rsidR="00070025" w:rsidRPr="0084594C" w:rsidRDefault="008B7CCE" w:rsidP="008459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ANALISIS SENTIMEN PADA ULASAN APLIKASI AMAZON SHOPPING DI GOOGLE PLAY STORE MENGGUNAKAN NAIVE BAYES CLASSIFIER.</w:t>
      </w:r>
    </w:p>
    <w:p w14:paraId="2B605283" w14:textId="4653A98A" w:rsidR="00070025" w:rsidRDefault="008B7CCE" w:rsidP="008459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Skripsi. Jurusan Sistem Informasi. Fakultas Ilmu Komputer dan Teknologi Informasi. Universitas Gunadarma. 2022</w:t>
      </w:r>
    </w:p>
    <w:p w14:paraId="129BF810" w14:textId="04884AFE" w:rsidR="0084594C" w:rsidRDefault="0084594C" w:rsidP="0084594C">
      <w:pPr>
        <w:spacing w:after="0" w:line="240" w:lineRule="auto"/>
        <w:jc w:val="both"/>
        <w:rPr>
          <w:rFonts w:ascii="Times New Roman" w:eastAsia="Times New Roman" w:hAnsi="Times New Roman" w:cs="Times New Roman"/>
          <w:sz w:val="24"/>
          <w:szCs w:val="24"/>
        </w:rPr>
      </w:pPr>
      <w:r w:rsidRPr="0084594C">
        <w:rPr>
          <w:rFonts w:ascii="Times New Roman" w:eastAsia="Times New Roman" w:hAnsi="Times New Roman" w:cs="Times New Roman"/>
          <w:sz w:val="24"/>
          <w:szCs w:val="24"/>
        </w:rPr>
        <w:t xml:space="preserve">Kata </w:t>
      </w:r>
      <w:proofErr w:type="gramStart"/>
      <w:r w:rsidRPr="0084594C">
        <w:rPr>
          <w:rFonts w:ascii="Times New Roman" w:eastAsia="Times New Roman" w:hAnsi="Times New Roman" w:cs="Times New Roman"/>
          <w:sz w:val="24"/>
          <w:szCs w:val="24"/>
        </w:rPr>
        <w:t>Kunci :</w:t>
      </w:r>
      <w:proofErr w:type="gramEnd"/>
      <w:r>
        <w:rPr>
          <w:rFonts w:ascii="Times New Roman" w:eastAsia="Times New Roman" w:hAnsi="Times New Roman" w:cs="Times New Roman"/>
          <w:sz w:val="24"/>
          <w:szCs w:val="24"/>
        </w:rPr>
        <w:t xml:space="preserve"> analisa sentimen, amazon shopping,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naive bayes</w:t>
      </w:r>
    </w:p>
    <w:p w14:paraId="294A3E2A" w14:textId="6AE2CC55" w:rsidR="00070025" w:rsidRDefault="008B7CCE" w:rsidP="008459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(xi</w:t>
      </w:r>
      <w:r w:rsidR="0084594C">
        <w:rPr>
          <w:rFonts w:ascii="Times New Roman" w:eastAsia="Times New Roman" w:hAnsi="Times New Roman" w:cs="Times New Roman"/>
          <w:sz w:val="24"/>
          <w:szCs w:val="24"/>
        </w:rPr>
        <w:t>i</w:t>
      </w:r>
      <w:r>
        <w:rPr>
          <w:rFonts w:ascii="Times New Roman" w:eastAsia="Times New Roman" w:hAnsi="Times New Roman" w:cs="Times New Roman"/>
          <w:sz w:val="24"/>
          <w:szCs w:val="24"/>
        </w:rPr>
        <w:t>+</w:t>
      </w:r>
      <w:r w:rsidR="002C3437">
        <w:rPr>
          <w:rFonts w:ascii="Times New Roman" w:eastAsia="Times New Roman" w:hAnsi="Times New Roman" w:cs="Times New Roman"/>
          <w:sz w:val="24"/>
          <w:szCs w:val="24"/>
        </w:rPr>
        <w:t>50</w:t>
      </w:r>
      <w:r>
        <w:rPr>
          <w:rFonts w:ascii="Times New Roman" w:eastAsia="Times New Roman" w:hAnsi="Times New Roman" w:cs="Times New Roman"/>
          <w:sz w:val="24"/>
          <w:szCs w:val="24"/>
        </w:rPr>
        <w:t>+Lampiran)</w:t>
      </w:r>
    </w:p>
    <w:p w14:paraId="4CE56DBB" w14:textId="77777777" w:rsidR="0084594C" w:rsidRDefault="0084594C" w:rsidP="0084594C">
      <w:pPr>
        <w:spacing w:after="0" w:line="240" w:lineRule="auto"/>
        <w:jc w:val="both"/>
        <w:rPr>
          <w:rFonts w:ascii="Times New Roman" w:eastAsia="Times New Roman" w:hAnsi="Times New Roman" w:cs="Times New Roman"/>
          <w:sz w:val="24"/>
          <w:szCs w:val="24"/>
        </w:rPr>
      </w:pPr>
    </w:p>
    <w:p w14:paraId="40CB26D9" w14:textId="2597D57A" w:rsidR="00070025" w:rsidRDefault="008B7CCE" w:rsidP="008459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Analisis sentimen atau penggalian opini adalah studi yang menganalisis pendapat, pemikiran, dan kesan orang mengenai berbagai topik, subjek, dan produk atau layanan. Perkembangan sosial media membuat tersedianya data-data opini publik tersebut yang dapat ditemukan dengan mudah di internet seperti ulasan, forum diskusi, blog, twitter, sosial media, dan lain-lain. Besarnya volume data tersebut menyebabkan adanya kebutuhan akan sistem otomatis untuk mengklasifikasi data tersebut berdasarkan aspek yang berbeda dikarenakan pengklasifikasian data secara manual merupakan proses yang memakan waktu. Pada penelitian ini akan dilakukan analisis sentimen dengan pendekatan berbasis machine learning menggunakan algoritma Naive Bayes menggunakan data ulasan pengguna pada aplikasi Amazon Shopping yang terdapat pada Google Play Store. Hasil klasifikasi menggunakan keempat algoritma Naive Bayes menghasilkan akurasi rata-rata sebesar 82.15%, </w:t>
      </w:r>
      <w:r>
        <w:rPr>
          <w:rFonts w:ascii="Times New Roman" w:eastAsia="Times New Roman" w:hAnsi="Times New Roman" w:cs="Times New Roman"/>
          <w:i/>
          <w:sz w:val="24"/>
          <w:szCs w:val="24"/>
        </w:rPr>
        <w:t>precision</w:t>
      </w:r>
      <w:r>
        <w:rPr>
          <w:rFonts w:ascii="Times New Roman" w:eastAsia="Times New Roman" w:hAnsi="Times New Roman" w:cs="Times New Roman"/>
          <w:sz w:val="24"/>
          <w:szCs w:val="24"/>
        </w:rPr>
        <w:t xml:space="preserve"> sebesar 72.25%, </w:t>
      </w:r>
      <w:r>
        <w:rPr>
          <w:rFonts w:ascii="Times New Roman" w:eastAsia="Times New Roman" w:hAnsi="Times New Roman" w:cs="Times New Roman"/>
          <w:i/>
          <w:sz w:val="24"/>
          <w:szCs w:val="24"/>
        </w:rPr>
        <w:t>recall</w:t>
      </w:r>
      <w:r>
        <w:rPr>
          <w:rFonts w:ascii="Times New Roman" w:eastAsia="Times New Roman" w:hAnsi="Times New Roman" w:cs="Times New Roman"/>
          <w:sz w:val="24"/>
          <w:szCs w:val="24"/>
        </w:rPr>
        <w:t xml:space="preserve"> sebesar 83.49%, dan </w:t>
      </w:r>
      <w:r>
        <w:rPr>
          <w:rFonts w:ascii="Times New Roman" w:eastAsia="Times New Roman" w:hAnsi="Times New Roman" w:cs="Times New Roman"/>
          <w:i/>
          <w:sz w:val="24"/>
          <w:szCs w:val="24"/>
        </w:rPr>
        <w:t xml:space="preserve">f1-score </w:t>
      </w:r>
      <w:r>
        <w:rPr>
          <w:rFonts w:ascii="Times New Roman" w:eastAsia="Times New Roman" w:hAnsi="Times New Roman" w:cs="Times New Roman"/>
          <w:sz w:val="24"/>
          <w:szCs w:val="24"/>
        </w:rPr>
        <w:t xml:space="preserve">sebesar 77.41%. Multinomial NB menghasilkan akurasi terbaik diantara keempat algoritma Naive Bayes yang digunakan, yaitu sebesar 86.74%. Nilai </w:t>
      </w:r>
      <w:r>
        <w:rPr>
          <w:rFonts w:ascii="Times New Roman" w:eastAsia="Times New Roman" w:hAnsi="Times New Roman" w:cs="Times New Roman"/>
          <w:i/>
          <w:sz w:val="24"/>
          <w:szCs w:val="24"/>
        </w:rPr>
        <w:t>precision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recall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f1-score</w:t>
      </w:r>
      <w:r>
        <w:rPr>
          <w:rFonts w:ascii="Times New Roman" w:eastAsia="Times New Roman" w:hAnsi="Times New Roman" w:cs="Times New Roman"/>
          <w:sz w:val="24"/>
          <w:szCs w:val="24"/>
        </w:rPr>
        <w:t xml:space="preserve"> berturut-turut adalah 78.82%, 85.90%, dan 82.21%.</w:t>
      </w:r>
    </w:p>
    <w:p w14:paraId="4C9E2314" w14:textId="6E802D38" w:rsidR="00070025" w:rsidRDefault="00070025" w:rsidP="0084594C">
      <w:pPr>
        <w:spacing w:after="0" w:line="240" w:lineRule="auto"/>
        <w:jc w:val="both"/>
        <w:rPr>
          <w:rFonts w:ascii="Times New Roman" w:eastAsia="Times New Roman" w:hAnsi="Times New Roman" w:cs="Times New Roman"/>
          <w:sz w:val="24"/>
          <w:szCs w:val="24"/>
        </w:rPr>
      </w:pPr>
    </w:p>
    <w:p w14:paraId="69B4A4B5" w14:textId="77777777" w:rsidR="00070025" w:rsidRDefault="00070025" w:rsidP="0084594C">
      <w:pPr>
        <w:spacing w:after="0" w:line="240" w:lineRule="auto"/>
        <w:jc w:val="both"/>
        <w:rPr>
          <w:rFonts w:ascii="Times New Roman" w:eastAsia="Times New Roman" w:hAnsi="Times New Roman" w:cs="Times New Roman"/>
          <w:sz w:val="24"/>
          <w:szCs w:val="24"/>
        </w:rPr>
      </w:pPr>
    </w:p>
    <w:p w14:paraId="4A602C37" w14:textId="7F5F3A68" w:rsidR="00070025" w:rsidRPr="00FA7D75" w:rsidRDefault="008B7CCE" w:rsidP="008459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Daftar Pustaka (201</w:t>
      </w:r>
      <w:r w:rsidR="002C3437">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 202</w:t>
      </w:r>
      <w:r w:rsidR="002C3437">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br w:type="page"/>
      </w:r>
    </w:p>
    <w:p w14:paraId="668D1145" w14:textId="77777777" w:rsidR="00070025" w:rsidRDefault="008B7CCE">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4CDC755C" w14:textId="77777777" w:rsidR="00070025" w:rsidRDefault="00070025">
      <w:pPr>
        <w:spacing w:after="0" w:line="276" w:lineRule="auto"/>
        <w:jc w:val="center"/>
        <w:rPr>
          <w:rFonts w:ascii="Times New Roman" w:eastAsia="Times New Roman" w:hAnsi="Times New Roman" w:cs="Times New Roman"/>
          <w:b/>
          <w:sz w:val="24"/>
          <w:szCs w:val="24"/>
        </w:rPr>
      </w:pPr>
    </w:p>
    <w:p w14:paraId="408F1679" w14:textId="77777777" w:rsidR="00070025" w:rsidRDefault="00070025">
      <w:pPr>
        <w:spacing w:after="0" w:line="276" w:lineRule="auto"/>
        <w:jc w:val="center"/>
        <w:rPr>
          <w:rFonts w:ascii="Times New Roman" w:eastAsia="Times New Roman" w:hAnsi="Times New Roman" w:cs="Times New Roman"/>
          <w:b/>
          <w:sz w:val="24"/>
          <w:szCs w:val="24"/>
        </w:rPr>
      </w:pPr>
    </w:p>
    <w:p w14:paraId="4C5E07CF" w14:textId="77777777" w:rsidR="00070025" w:rsidRDefault="008B7CCE" w:rsidP="0084594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Elmo Allistair Heriyanto. 12118220</w:t>
      </w:r>
    </w:p>
    <w:p w14:paraId="4E5E6099" w14:textId="77777777" w:rsidR="00070025" w:rsidRDefault="008B7CCE" w:rsidP="0084594C">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SENTIMENT ANALYSIS OF AMAZON SHOPPING APPLICATION REVIEWS ON GOOGLE PLAY STORE USING NAIVE BAYES CLASSIFIER</w:t>
      </w:r>
    </w:p>
    <w:p w14:paraId="15ACA39A" w14:textId="04C3D87D" w:rsidR="00070025" w:rsidRDefault="008B7CCE" w:rsidP="008459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Thesis. Information Systems. Faculty of Computer Science and Information Technology. Gunadarma University. 2022</w:t>
      </w:r>
      <w:r w:rsidR="0084594C">
        <w:rPr>
          <w:rFonts w:ascii="Times New Roman" w:eastAsia="Times New Roman" w:hAnsi="Times New Roman" w:cs="Times New Roman"/>
          <w:sz w:val="24"/>
          <w:szCs w:val="24"/>
        </w:rPr>
        <w:t>.</w:t>
      </w:r>
    </w:p>
    <w:p w14:paraId="6854F14C" w14:textId="018BEAE9" w:rsidR="0084594C" w:rsidRDefault="0084594C" w:rsidP="0084594C">
      <w:pPr>
        <w:spacing w:after="0" w:line="240" w:lineRule="auto"/>
        <w:jc w:val="both"/>
        <w:rPr>
          <w:rFonts w:ascii="Times New Roman" w:eastAsia="Times New Roman" w:hAnsi="Times New Roman" w:cs="Times New Roman"/>
          <w:sz w:val="24"/>
          <w:szCs w:val="24"/>
        </w:rPr>
      </w:pPr>
      <w:proofErr w:type="gramStart"/>
      <w:r w:rsidRPr="0084594C">
        <w:rPr>
          <w:rFonts w:ascii="Times New Roman" w:eastAsia="Times New Roman" w:hAnsi="Times New Roman" w:cs="Times New Roman"/>
          <w:sz w:val="24"/>
          <w:szCs w:val="24"/>
        </w:rPr>
        <w:t>Keywords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sentiment analysis, amazon shopping, machine learning, naive bayes</w:t>
      </w:r>
    </w:p>
    <w:p w14:paraId="1B0D1281" w14:textId="0A6F1D8B" w:rsidR="00070025" w:rsidRDefault="008B7CCE" w:rsidP="008459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(xi</w:t>
      </w:r>
      <w:r w:rsidR="0084594C">
        <w:rPr>
          <w:rFonts w:ascii="Times New Roman" w:eastAsia="Times New Roman" w:hAnsi="Times New Roman" w:cs="Times New Roman"/>
          <w:sz w:val="24"/>
          <w:szCs w:val="24"/>
        </w:rPr>
        <w:t>i</w:t>
      </w:r>
      <w:r>
        <w:rPr>
          <w:rFonts w:ascii="Times New Roman" w:eastAsia="Times New Roman" w:hAnsi="Times New Roman" w:cs="Times New Roman"/>
          <w:sz w:val="24"/>
          <w:szCs w:val="24"/>
        </w:rPr>
        <w:t>+</w:t>
      </w:r>
      <w:r w:rsidR="002C3437">
        <w:rPr>
          <w:rFonts w:ascii="Times New Roman" w:eastAsia="Times New Roman" w:hAnsi="Times New Roman" w:cs="Times New Roman"/>
          <w:sz w:val="24"/>
          <w:szCs w:val="24"/>
        </w:rPr>
        <w:t>50</w:t>
      </w:r>
      <w:r>
        <w:rPr>
          <w:rFonts w:ascii="Times New Roman" w:eastAsia="Times New Roman" w:hAnsi="Times New Roman" w:cs="Times New Roman"/>
          <w:sz w:val="24"/>
          <w:szCs w:val="24"/>
        </w:rPr>
        <w:t>+Attachment)</w:t>
      </w:r>
    </w:p>
    <w:p w14:paraId="32C800EE" w14:textId="77777777" w:rsidR="0084594C" w:rsidRDefault="0084594C" w:rsidP="0084594C">
      <w:pPr>
        <w:spacing w:after="0" w:line="240" w:lineRule="auto"/>
        <w:jc w:val="both"/>
        <w:rPr>
          <w:rFonts w:ascii="Times New Roman" w:eastAsia="Times New Roman" w:hAnsi="Times New Roman" w:cs="Times New Roman"/>
          <w:sz w:val="24"/>
          <w:szCs w:val="24"/>
        </w:rPr>
      </w:pPr>
    </w:p>
    <w:p w14:paraId="0B28E65F" w14:textId="77777777" w:rsidR="00070025" w:rsidRDefault="008B7CCE" w:rsidP="0084594C">
      <w:pPr>
        <w:spacing w:after="0" w:line="240" w:lineRule="auto"/>
        <w:ind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Sentiment analysis or opinion mining is a study that analyzes people's opinions, thoughts and impressions on various topics, subjects, and products or services. The development of social media makes public opinion data available which can be found easily on the internet such as reviews, discussion forums, blogs, twitter, social media, and others. The large volume of data causes the need for an automatic system to classify the data based on different aspects because classifying data manually is a time-consuming process. In this study, sentiment analysis will be carried out with a machine learning-based approach using the Naive Bayes algorithm using user review data on the Amazon Shopping application found on the Google Play Store. The classification results using the four Naive Bayes algorithms produce an average accuracy of 82.15%, precision of 72.25%, recall of 83.49%, and f1-score of 77.41%. Multinomial NB produces the best accuracy among the four Naive Bayes algorithms used, which is 86.74%. The precision, recall, and f1-score values ​​are 78.82%, 85.90%, and 82.21%, respectively.</w:t>
      </w:r>
    </w:p>
    <w:p w14:paraId="042EEFC4" w14:textId="77777777" w:rsidR="00070025" w:rsidRDefault="00070025" w:rsidP="0084594C">
      <w:pPr>
        <w:spacing w:after="0" w:line="240" w:lineRule="auto"/>
        <w:jc w:val="both"/>
        <w:rPr>
          <w:rFonts w:ascii="Times New Roman" w:eastAsia="Times New Roman" w:hAnsi="Times New Roman" w:cs="Times New Roman"/>
          <w:sz w:val="24"/>
          <w:szCs w:val="24"/>
        </w:rPr>
      </w:pPr>
    </w:p>
    <w:p w14:paraId="17B0D9EB" w14:textId="07703662" w:rsidR="00070025" w:rsidRDefault="008B7CCE" w:rsidP="00845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Bibliography (201</w:t>
      </w:r>
      <w:r w:rsidR="002C3437">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 202</w:t>
      </w:r>
      <w:r w:rsidR="002C3437">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3668BDCE" w14:textId="77777777" w:rsidR="00070025" w:rsidRDefault="008B7CCE" w:rsidP="00FA7D75">
      <w:pPr>
        <w:spacing w:after="0" w:line="360" w:lineRule="auto"/>
        <w:rPr>
          <w:rFonts w:ascii="Times New Roman" w:eastAsia="Times New Roman" w:hAnsi="Times New Roman" w:cs="Times New Roman"/>
          <w:b/>
          <w:sz w:val="28"/>
          <w:szCs w:val="28"/>
        </w:rPr>
      </w:pPr>
      <w:r>
        <w:br w:type="page"/>
      </w:r>
    </w:p>
    <w:p w14:paraId="6B465D67" w14:textId="77777777" w:rsidR="00070025" w:rsidRDefault="008B7CCE" w:rsidP="0084594C">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KATA PENGANTAR</w:t>
      </w:r>
    </w:p>
    <w:p w14:paraId="20A486E0" w14:textId="77777777" w:rsidR="0084594C" w:rsidRDefault="0084594C" w:rsidP="0084594C">
      <w:pPr>
        <w:spacing w:after="0" w:line="360" w:lineRule="auto"/>
        <w:jc w:val="both"/>
        <w:rPr>
          <w:rFonts w:ascii="Times New Roman" w:eastAsia="Times New Roman" w:hAnsi="Times New Roman" w:cs="Times New Roman"/>
          <w:sz w:val="24"/>
          <w:szCs w:val="24"/>
        </w:rPr>
      </w:pPr>
    </w:p>
    <w:p w14:paraId="6CF8724D" w14:textId="77777777" w:rsidR="0084594C" w:rsidRDefault="0084594C" w:rsidP="0084594C">
      <w:pPr>
        <w:spacing w:after="0" w:line="360" w:lineRule="auto"/>
        <w:jc w:val="both"/>
        <w:rPr>
          <w:rFonts w:ascii="Times New Roman" w:eastAsia="Times New Roman" w:hAnsi="Times New Roman" w:cs="Times New Roman"/>
          <w:sz w:val="24"/>
          <w:szCs w:val="24"/>
        </w:rPr>
      </w:pPr>
    </w:p>
    <w:p w14:paraId="39996304" w14:textId="62D6FEC3" w:rsidR="00070025" w:rsidRDefault="008B7CCE" w:rsidP="0084594C">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Puji dan syukur penulis haturkan kehadirat Allah SWT, karena berkat rahmat dan hidayah-Nya-lah saya dapat menyelesaikan skripsi yang berjudul “Analisis Sentimen pada Ulasan Amazon Shopping di Google Play Store dengan Naive Bayes Classifier”. Skripsi ini dibuat untuk memenuhi tugas akhir perkuliahan dan sebagai salah satu persyaratan untuk memperoleh gelar Sarjana Strata 1 di Program Sistem Informasi Fakultas Ilmu Komputer dan Teknologi Informasi di Universitas Gunadarma.</w:t>
      </w:r>
    </w:p>
    <w:p w14:paraId="4C78504B" w14:textId="77777777" w:rsidR="00070025" w:rsidRDefault="008B7CCE" w:rsidP="0084594C">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Penulis menyadari bahwa skripsi masih jauh dari sempurna. Oleh karena itu, penulis berharap dapat belajar lebih banyak lagi dalam mengimplementasikan ilmu yang didapatkan. Skripsi ini tentunya tidak mungkin terselesaikan tanpa adanya dukungan, bantuan, bimbingan, dan nasehat dari berbagai pihak selama penyusunan skripsi ini. Pada kesempatan ini penulis mengucapkan terima kasih, </w:t>
      </w:r>
      <w:proofErr w:type="gramStart"/>
      <w:r>
        <w:rPr>
          <w:rFonts w:ascii="Times New Roman" w:eastAsia="Times New Roman" w:hAnsi="Times New Roman" w:cs="Times New Roman"/>
          <w:sz w:val="24"/>
          <w:szCs w:val="24"/>
        </w:rPr>
        <w:t>kepada :</w:t>
      </w:r>
      <w:proofErr w:type="gramEnd"/>
    </w:p>
    <w:p w14:paraId="3EAD1DCB" w14:textId="77777777" w:rsidR="00070025" w:rsidRDefault="008B7CCE" w:rsidP="0084594C">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Prof. Dr. Hj. E. S. Margianti, SE., MM., selaku Rektor Universitas Gunadarma.</w:t>
      </w:r>
    </w:p>
    <w:p w14:paraId="125CD8B4" w14:textId="77777777" w:rsidR="00070025" w:rsidRDefault="008B7CCE" w:rsidP="0084594C">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Prof. Dr. Rer. Nat. Achmad Benny Mutiara, SSi., SKom., selaku Dekan Fakultas Ilmu Komputer dan Teknologi Informasi Universitas Gunadarma.</w:t>
      </w:r>
    </w:p>
    <w:p w14:paraId="0EF230B5" w14:textId="77777777" w:rsidR="00070025" w:rsidRDefault="008B7CCE" w:rsidP="0084594C">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 Setia Wirawan, SKom., MMSI., selaku Ketua Jurusan Sistem Informasi Universitas Gunadarma.</w:t>
      </w:r>
    </w:p>
    <w:p w14:paraId="7C4355E2" w14:textId="77777777" w:rsidR="00070025" w:rsidRDefault="008B7CCE" w:rsidP="0084594C">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 Edi Sukirman, SSi., MM., M.</w:t>
      </w:r>
      <w:proofErr w:type="gramStart"/>
      <w:r>
        <w:rPr>
          <w:rFonts w:ascii="Times New Roman" w:eastAsia="Times New Roman" w:hAnsi="Times New Roman" w:cs="Times New Roman"/>
          <w:color w:val="000000"/>
          <w:sz w:val="24"/>
          <w:szCs w:val="24"/>
        </w:rPr>
        <w:t>I.Kom</w:t>
      </w:r>
      <w:proofErr w:type="gramEnd"/>
      <w:r>
        <w:rPr>
          <w:rFonts w:ascii="Times New Roman" w:eastAsia="Times New Roman" w:hAnsi="Times New Roman" w:cs="Times New Roman"/>
          <w:color w:val="000000"/>
          <w:sz w:val="24"/>
          <w:szCs w:val="24"/>
        </w:rPr>
        <w:t>., selaku Kepala Bagian Sidang Ujian Universitas Gunadarma.</w:t>
      </w:r>
    </w:p>
    <w:p w14:paraId="21C8E40D" w14:textId="1CCE7B8E" w:rsidR="00070025" w:rsidRPr="00D213CC" w:rsidRDefault="008B7CCE" w:rsidP="00D213CC">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 Ernianti Hasibuan., SKom., MSc., selaku Dosen Pembimbing saya yang telah memberikan arahan dan dukungan selama proses penelitian</w:t>
      </w:r>
      <w:r w:rsidR="00D213CC">
        <w:rPr>
          <w:rFonts w:ascii="Times New Roman" w:eastAsia="Times New Roman" w:hAnsi="Times New Roman" w:cs="Times New Roman"/>
          <w:sz w:val="24"/>
          <w:szCs w:val="24"/>
        </w:rPr>
        <w:t>.</w:t>
      </w:r>
    </w:p>
    <w:p w14:paraId="32E1861D" w14:textId="77777777" w:rsidR="00070025" w:rsidRDefault="008B7CCE" w:rsidP="0084594C">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Dosen Universitas Gunadarma khususnya Fakultas Ilmu Komputer dan Teknologi Informasi yang telah memberikan ilmu pengetahuannya kepada penulis.</w:t>
      </w:r>
    </w:p>
    <w:p w14:paraId="10E2D3A4" w14:textId="704046B2" w:rsidR="00070025" w:rsidRDefault="008B7CCE" w:rsidP="0084594C">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Seluruh rekan perjuangan Mahasiswa/i Universitas Gunadarma Angkatan 2018, khususnya </w:t>
      </w:r>
      <w:r w:rsidR="00D213CC">
        <w:rPr>
          <w:rFonts w:ascii="Times New Roman" w:eastAsia="Times New Roman" w:hAnsi="Times New Roman" w:cs="Times New Roman"/>
          <w:sz w:val="24"/>
          <w:szCs w:val="24"/>
        </w:rPr>
        <w:t>k</w:t>
      </w:r>
      <w:r>
        <w:rPr>
          <w:rFonts w:ascii="Times New Roman" w:eastAsia="Times New Roman" w:hAnsi="Times New Roman" w:cs="Times New Roman"/>
          <w:sz w:val="24"/>
          <w:szCs w:val="24"/>
        </w:rPr>
        <w:t xml:space="preserve">eluarga </w:t>
      </w:r>
      <w:r w:rsidR="00D213CC">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esar </w:t>
      </w:r>
      <w:r w:rsidR="00D213CC">
        <w:rPr>
          <w:rFonts w:ascii="Times New Roman" w:eastAsia="Times New Roman" w:hAnsi="Times New Roman" w:cs="Times New Roman"/>
          <w:sz w:val="24"/>
          <w:szCs w:val="24"/>
        </w:rPr>
        <w:t xml:space="preserve">kelas </w:t>
      </w:r>
      <w:r>
        <w:rPr>
          <w:rFonts w:ascii="Times New Roman" w:eastAsia="Times New Roman" w:hAnsi="Times New Roman" w:cs="Times New Roman"/>
          <w:sz w:val="24"/>
          <w:szCs w:val="24"/>
        </w:rPr>
        <w:t>1KA08 dan 4KA17 yang saling mendukung selama 4 tahun.</w:t>
      </w:r>
    </w:p>
    <w:p w14:paraId="64EC68CC" w14:textId="50BDCF81" w:rsidR="00D213CC" w:rsidRDefault="00D213CC" w:rsidP="0084594C">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Teman-teman komunitas Python Indonesia yang telah memberi masukkan dalam menulis program.</w:t>
      </w:r>
    </w:p>
    <w:p w14:paraId="6110F281" w14:textId="62341F25" w:rsidR="00D213CC" w:rsidRDefault="00D213CC" w:rsidP="0084594C">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Bapak Heri dan Ibu Muliawati, selaku Orang Tua penulis yang selalu memberikan dukungan penuh dan doa selama proses penyusunan penulisan.</w:t>
      </w:r>
    </w:p>
    <w:p w14:paraId="68DDEA88" w14:textId="77777777" w:rsidR="00070025" w:rsidRDefault="008B7CCE" w:rsidP="0084594C">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Serta semua pihak yang tidak dapat penulis sebutkan satu persatu, atas bantuan, saran dan masukan yang telah diberikan.</w:t>
      </w:r>
    </w:p>
    <w:p w14:paraId="247B46D7" w14:textId="77777777" w:rsidR="00070025" w:rsidRDefault="00070025" w:rsidP="0084594C">
      <w:pPr>
        <w:spacing w:after="0" w:line="360" w:lineRule="auto"/>
        <w:jc w:val="both"/>
        <w:rPr>
          <w:rFonts w:ascii="Times New Roman" w:eastAsia="Times New Roman" w:hAnsi="Times New Roman" w:cs="Times New Roman"/>
          <w:sz w:val="24"/>
          <w:szCs w:val="24"/>
        </w:rPr>
      </w:pPr>
    </w:p>
    <w:p w14:paraId="28595B02" w14:textId="77777777" w:rsidR="00070025" w:rsidRDefault="00070025" w:rsidP="0084594C">
      <w:pPr>
        <w:spacing w:after="0" w:line="360" w:lineRule="auto"/>
        <w:jc w:val="both"/>
        <w:rPr>
          <w:rFonts w:ascii="Times New Roman" w:eastAsia="Times New Roman" w:hAnsi="Times New Roman" w:cs="Times New Roman"/>
          <w:sz w:val="24"/>
          <w:szCs w:val="24"/>
        </w:rPr>
      </w:pPr>
    </w:p>
    <w:p w14:paraId="6983BFC8" w14:textId="4F6FD720" w:rsidR="00070025" w:rsidRDefault="008B7CCE" w:rsidP="004C5265">
      <w:pPr>
        <w:spacing w:after="0" w:line="360" w:lineRule="auto"/>
        <w:ind w:left="504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Jakarta, </w:t>
      </w:r>
      <w:r w:rsidR="0084594C">
        <w:rPr>
          <w:rFonts w:ascii="Times New Roman" w:eastAsia="Times New Roman" w:hAnsi="Times New Roman" w:cs="Times New Roman"/>
          <w:sz w:val="24"/>
          <w:szCs w:val="24"/>
        </w:rPr>
        <w:t>2</w:t>
      </w:r>
      <w:r w:rsidR="00335C12">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Agustus 2022</w:t>
      </w:r>
    </w:p>
    <w:p w14:paraId="7E61575C" w14:textId="6FB50D7C" w:rsidR="00070025" w:rsidRDefault="00070025" w:rsidP="004C5265">
      <w:pPr>
        <w:spacing w:after="0" w:line="360" w:lineRule="auto"/>
        <w:jc w:val="right"/>
        <w:rPr>
          <w:noProof/>
        </w:rPr>
      </w:pPr>
    </w:p>
    <w:p w14:paraId="0FD34F27" w14:textId="4F09EF2C" w:rsidR="00A57A02" w:rsidRDefault="00A57A02" w:rsidP="004C5265">
      <w:pPr>
        <w:spacing w:after="0" w:line="360" w:lineRule="auto"/>
        <w:jc w:val="right"/>
        <w:rPr>
          <w:rFonts w:ascii="Times New Roman" w:eastAsia="Times New Roman" w:hAnsi="Times New Roman" w:cs="Times New Roman"/>
          <w:sz w:val="24"/>
          <w:szCs w:val="24"/>
        </w:rPr>
      </w:pPr>
    </w:p>
    <w:p w14:paraId="4B295994" w14:textId="0C5E6081" w:rsidR="00A57A02" w:rsidRDefault="00A57A02" w:rsidP="004C5265">
      <w:pPr>
        <w:spacing w:after="0" w:line="360" w:lineRule="auto"/>
        <w:jc w:val="right"/>
        <w:rPr>
          <w:rFonts w:ascii="Times New Roman" w:eastAsia="Times New Roman" w:hAnsi="Times New Roman" w:cs="Times New Roman"/>
          <w:sz w:val="24"/>
          <w:szCs w:val="24"/>
        </w:rPr>
      </w:pPr>
    </w:p>
    <w:p w14:paraId="1BA8F142" w14:textId="77777777" w:rsidR="00A57A02" w:rsidRDefault="00A57A02" w:rsidP="004C5265">
      <w:pPr>
        <w:spacing w:after="0" w:line="360" w:lineRule="auto"/>
        <w:jc w:val="right"/>
        <w:rPr>
          <w:rFonts w:ascii="Times New Roman" w:eastAsia="Times New Roman" w:hAnsi="Times New Roman" w:cs="Times New Roman"/>
          <w:sz w:val="24"/>
          <w:szCs w:val="24"/>
        </w:rPr>
      </w:pPr>
    </w:p>
    <w:p w14:paraId="7761605A" w14:textId="77777777" w:rsidR="00070025" w:rsidRDefault="008B7CCE" w:rsidP="0084594C">
      <w:pPr>
        <w:spacing w:after="0" w:line="360" w:lineRule="auto"/>
        <w:jc w:val="righ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Elmo</w:t>
      </w:r>
      <w:proofErr w:type="gramEnd"/>
      <w:r>
        <w:rPr>
          <w:rFonts w:ascii="Times New Roman" w:eastAsia="Times New Roman" w:hAnsi="Times New Roman" w:cs="Times New Roman"/>
          <w:sz w:val="24"/>
          <w:szCs w:val="24"/>
        </w:rPr>
        <w:t xml:space="preserve"> Allistair Heriyanto)</w:t>
      </w:r>
    </w:p>
    <w:p w14:paraId="6DBA4751" w14:textId="77777777" w:rsidR="000776A6" w:rsidRDefault="000776A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E4EDA8D" w14:textId="77777777" w:rsidR="00070025" w:rsidRDefault="008B7CCE" w:rsidP="0084594C">
      <w:pPr>
        <w:spacing w:after="0" w:line="72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DAFTAR ISI</w:t>
      </w:r>
    </w:p>
    <w:p w14:paraId="4D3B204B" w14:textId="501F1A0C"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HALAMAN JUDUL</w:t>
      </w:r>
      <w:r w:rsidR="000D4415" w:rsidRPr="00A14E06">
        <w:rPr>
          <w:rFonts w:ascii="Times New Roman" w:eastAsia="Times New Roman" w:hAnsi="Times New Roman" w:cs="Times New Roman"/>
          <w:b/>
          <w:sz w:val="24"/>
          <w:szCs w:val="24"/>
        </w:rPr>
        <w:tab/>
      </w:r>
      <w:r w:rsidR="00C2666B">
        <w:rPr>
          <w:rFonts w:ascii="Times New Roman" w:eastAsia="Times New Roman" w:hAnsi="Times New Roman" w:cs="Times New Roman"/>
          <w:b/>
          <w:sz w:val="24"/>
          <w:szCs w:val="24"/>
        </w:rPr>
        <w:t>i</w:t>
      </w:r>
    </w:p>
    <w:p w14:paraId="7052C073" w14:textId="735C60A7"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PERNYATAAN ORIGINALITAS DAN PUBLIKASI</w:t>
      </w:r>
      <w:r w:rsidR="000D4415" w:rsidRPr="00A14E06">
        <w:rPr>
          <w:rFonts w:ascii="Times New Roman" w:eastAsia="Times New Roman" w:hAnsi="Times New Roman" w:cs="Times New Roman"/>
          <w:b/>
          <w:sz w:val="24"/>
          <w:szCs w:val="24"/>
        </w:rPr>
        <w:tab/>
      </w:r>
      <w:r w:rsidR="00C2666B">
        <w:rPr>
          <w:rFonts w:ascii="Times New Roman" w:eastAsia="Times New Roman" w:hAnsi="Times New Roman" w:cs="Times New Roman"/>
          <w:b/>
          <w:sz w:val="24"/>
          <w:szCs w:val="24"/>
        </w:rPr>
        <w:t>ii</w:t>
      </w:r>
    </w:p>
    <w:p w14:paraId="31ADE880" w14:textId="37E12EFE"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LEMBAR PENGESAHAN</w:t>
      </w:r>
      <w:r w:rsidR="000D4415" w:rsidRPr="00A14E06">
        <w:rPr>
          <w:rFonts w:ascii="Times New Roman" w:eastAsia="Times New Roman" w:hAnsi="Times New Roman" w:cs="Times New Roman"/>
          <w:b/>
          <w:sz w:val="24"/>
          <w:szCs w:val="24"/>
        </w:rPr>
        <w:tab/>
      </w:r>
      <w:r w:rsidR="00C2666B">
        <w:rPr>
          <w:rFonts w:ascii="Times New Roman" w:eastAsia="Times New Roman" w:hAnsi="Times New Roman" w:cs="Times New Roman"/>
          <w:b/>
          <w:sz w:val="24"/>
          <w:szCs w:val="24"/>
        </w:rPr>
        <w:t>iii</w:t>
      </w:r>
    </w:p>
    <w:p w14:paraId="77BD3F8D" w14:textId="4A1F7E15"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ABSTRAK</w:t>
      </w:r>
      <w:r w:rsidR="000D4415" w:rsidRPr="00A14E06">
        <w:rPr>
          <w:rFonts w:ascii="Times New Roman" w:eastAsia="Times New Roman" w:hAnsi="Times New Roman" w:cs="Times New Roman"/>
          <w:b/>
          <w:sz w:val="24"/>
          <w:szCs w:val="24"/>
        </w:rPr>
        <w:tab/>
      </w:r>
      <w:r w:rsidR="00C2666B">
        <w:rPr>
          <w:rFonts w:ascii="Times New Roman" w:eastAsia="Times New Roman" w:hAnsi="Times New Roman" w:cs="Times New Roman"/>
          <w:b/>
          <w:sz w:val="24"/>
          <w:szCs w:val="24"/>
        </w:rPr>
        <w:t>iv</w:t>
      </w:r>
    </w:p>
    <w:p w14:paraId="323C083F" w14:textId="77777777"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ABSTRACT</w:t>
      </w:r>
      <w:r w:rsidR="000D4415" w:rsidRPr="00A14E06">
        <w:rPr>
          <w:rFonts w:ascii="Times New Roman" w:eastAsia="Times New Roman" w:hAnsi="Times New Roman" w:cs="Times New Roman"/>
          <w:b/>
          <w:sz w:val="24"/>
          <w:szCs w:val="24"/>
        </w:rPr>
        <w:tab/>
      </w:r>
      <w:r w:rsidRPr="00A14E06">
        <w:rPr>
          <w:rFonts w:ascii="Times New Roman" w:eastAsia="Times New Roman" w:hAnsi="Times New Roman" w:cs="Times New Roman"/>
          <w:b/>
          <w:sz w:val="24"/>
          <w:szCs w:val="24"/>
        </w:rPr>
        <w:t>v</w:t>
      </w:r>
    </w:p>
    <w:p w14:paraId="441534D3" w14:textId="77777777"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KATA PENGANTAR</w:t>
      </w:r>
      <w:r w:rsidR="000D4415" w:rsidRPr="00A14E06">
        <w:rPr>
          <w:rFonts w:ascii="Times New Roman" w:eastAsia="Times New Roman" w:hAnsi="Times New Roman" w:cs="Times New Roman"/>
          <w:b/>
          <w:sz w:val="24"/>
          <w:szCs w:val="24"/>
        </w:rPr>
        <w:tab/>
      </w:r>
      <w:r w:rsidRPr="00A14E06">
        <w:rPr>
          <w:rFonts w:ascii="Times New Roman" w:eastAsia="Times New Roman" w:hAnsi="Times New Roman" w:cs="Times New Roman"/>
          <w:b/>
          <w:sz w:val="24"/>
          <w:szCs w:val="24"/>
        </w:rPr>
        <w:t>vi</w:t>
      </w:r>
    </w:p>
    <w:p w14:paraId="7C98579E" w14:textId="77777777"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DAFTAR IS</w:t>
      </w:r>
      <w:r w:rsidR="000D4415" w:rsidRPr="00A14E06">
        <w:rPr>
          <w:rFonts w:ascii="Times New Roman" w:eastAsia="Times New Roman" w:hAnsi="Times New Roman" w:cs="Times New Roman"/>
          <w:b/>
          <w:sz w:val="24"/>
          <w:szCs w:val="24"/>
        </w:rPr>
        <w:t>I</w:t>
      </w:r>
      <w:r w:rsidR="000D4415" w:rsidRPr="00A14E06">
        <w:rPr>
          <w:rFonts w:ascii="Times New Roman" w:eastAsia="Times New Roman" w:hAnsi="Times New Roman" w:cs="Times New Roman"/>
          <w:b/>
          <w:sz w:val="24"/>
          <w:szCs w:val="24"/>
        </w:rPr>
        <w:tab/>
      </w:r>
      <w:r w:rsidRPr="00A14E06">
        <w:rPr>
          <w:rFonts w:ascii="Times New Roman" w:eastAsia="Times New Roman" w:hAnsi="Times New Roman" w:cs="Times New Roman"/>
          <w:b/>
          <w:sz w:val="24"/>
          <w:szCs w:val="24"/>
        </w:rPr>
        <w:t>viii</w:t>
      </w:r>
    </w:p>
    <w:p w14:paraId="7B6647D9" w14:textId="4216DA1E"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DAFTAR TABEL</w:t>
      </w:r>
      <w:r w:rsidR="000D4415" w:rsidRPr="00A14E06">
        <w:rPr>
          <w:rFonts w:ascii="Times New Roman" w:eastAsia="Times New Roman" w:hAnsi="Times New Roman" w:cs="Times New Roman"/>
          <w:b/>
          <w:sz w:val="24"/>
          <w:szCs w:val="24"/>
        </w:rPr>
        <w:tab/>
      </w:r>
      <w:r w:rsidRPr="00A14E06">
        <w:rPr>
          <w:rFonts w:ascii="Times New Roman" w:eastAsia="Times New Roman" w:hAnsi="Times New Roman" w:cs="Times New Roman"/>
          <w:b/>
          <w:sz w:val="24"/>
          <w:szCs w:val="24"/>
        </w:rPr>
        <w:t>x</w:t>
      </w:r>
    </w:p>
    <w:p w14:paraId="1DDF4EFD" w14:textId="1C27E8B3"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DAFTAR GAMBAR</w:t>
      </w:r>
      <w:r w:rsidRPr="00A14E06">
        <w:rPr>
          <w:rFonts w:ascii="Times New Roman" w:eastAsia="Times New Roman" w:hAnsi="Times New Roman" w:cs="Times New Roman"/>
          <w:b/>
          <w:sz w:val="24"/>
          <w:szCs w:val="24"/>
        </w:rPr>
        <w:tab/>
        <w:t>xi</w:t>
      </w:r>
    </w:p>
    <w:p w14:paraId="1AE5FCD4" w14:textId="3D73BD09"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DAFTAR LAMPIRAN</w:t>
      </w:r>
      <w:r w:rsidRPr="00A14E06">
        <w:rPr>
          <w:rFonts w:ascii="Times New Roman" w:eastAsia="Times New Roman" w:hAnsi="Times New Roman" w:cs="Times New Roman"/>
          <w:b/>
          <w:sz w:val="24"/>
          <w:szCs w:val="24"/>
        </w:rPr>
        <w:tab/>
        <w:t>xi</w:t>
      </w:r>
      <w:r w:rsidR="00335C12">
        <w:rPr>
          <w:rFonts w:ascii="Times New Roman" w:eastAsia="Times New Roman" w:hAnsi="Times New Roman" w:cs="Times New Roman"/>
          <w:b/>
          <w:sz w:val="24"/>
          <w:szCs w:val="24"/>
        </w:rPr>
        <w:t>i</w:t>
      </w:r>
    </w:p>
    <w:p w14:paraId="04211E58" w14:textId="77777777" w:rsidR="00070025" w:rsidRPr="00A14E06" w:rsidRDefault="008B7CCE" w:rsidP="0084594C">
      <w:pPr>
        <w:numPr>
          <w:ilvl w:val="0"/>
          <w:numId w:val="28"/>
        </w:numPr>
        <w:pBdr>
          <w:top w:val="nil"/>
          <w:left w:val="nil"/>
          <w:bottom w:val="nil"/>
          <w:right w:val="nil"/>
          <w:between w:val="nil"/>
        </w:pBdr>
        <w:tabs>
          <w:tab w:val="left" w:leader="dot" w:pos="7371"/>
        </w:tabs>
        <w:spacing w:after="0" w:line="240" w:lineRule="auto"/>
        <w:jc w:val="both"/>
        <w:rPr>
          <w:rFonts w:ascii="Times New Roman" w:eastAsia="Times New Roman" w:hAnsi="Times New Roman" w:cs="Times New Roman"/>
          <w:b/>
          <w:color w:val="000000"/>
          <w:sz w:val="24"/>
          <w:szCs w:val="24"/>
        </w:rPr>
      </w:pPr>
      <w:r w:rsidRPr="00A14E06">
        <w:rPr>
          <w:rFonts w:ascii="Times New Roman" w:eastAsia="Times New Roman" w:hAnsi="Times New Roman" w:cs="Times New Roman"/>
          <w:b/>
          <w:color w:val="000000"/>
          <w:sz w:val="24"/>
          <w:szCs w:val="24"/>
        </w:rPr>
        <w:t>PENDAHULUAN</w:t>
      </w:r>
      <w:r w:rsidRPr="00A14E06">
        <w:rPr>
          <w:rFonts w:ascii="Times New Roman" w:eastAsia="Times New Roman" w:hAnsi="Times New Roman" w:cs="Times New Roman"/>
          <w:b/>
          <w:color w:val="000000"/>
          <w:sz w:val="24"/>
          <w:szCs w:val="24"/>
        </w:rPr>
        <w:tab/>
        <w:t>1</w:t>
      </w:r>
    </w:p>
    <w:p w14:paraId="0595DAD5" w14:textId="77777777" w:rsidR="00070025" w:rsidRPr="00A14E06" w:rsidRDefault="008B7CCE" w:rsidP="0084594C">
      <w:pPr>
        <w:numPr>
          <w:ilvl w:val="0"/>
          <w:numId w:val="18"/>
        </w:numPr>
        <w:pBdr>
          <w:top w:val="nil"/>
          <w:left w:val="nil"/>
          <w:bottom w:val="nil"/>
          <w:right w:val="nil"/>
          <w:between w:val="nil"/>
        </w:pBdr>
        <w:tabs>
          <w:tab w:val="left" w:leader="dot" w:pos="7371"/>
        </w:tabs>
        <w:spacing w:after="0" w:line="240" w:lineRule="auto"/>
        <w:ind w:left="851" w:hanging="502"/>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color w:val="000000"/>
          <w:sz w:val="24"/>
          <w:szCs w:val="24"/>
        </w:rPr>
        <w:t>Latar Belakang</w:t>
      </w:r>
      <w:r w:rsidRPr="00A14E06">
        <w:rPr>
          <w:rFonts w:ascii="Times New Roman" w:eastAsia="Times New Roman" w:hAnsi="Times New Roman" w:cs="Times New Roman"/>
          <w:color w:val="000000"/>
          <w:sz w:val="24"/>
          <w:szCs w:val="24"/>
        </w:rPr>
        <w:tab/>
        <w:t>1</w:t>
      </w:r>
    </w:p>
    <w:p w14:paraId="60F8CE15" w14:textId="77777777" w:rsidR="00070025" w:rsidRPr="00A14E06" w:rsidRDefault="008B7CCE" w:rsidP="0084594C">
      <w:pPr>
        <w:numPr>
          <w:ilvl w:val="0"/>
          <w:numId w:val="18"/>
        </w:numPr>
        <w:pBdr>
          <w:top w:val="nil"/>
          <w:left w:val="nil"/>
          <w:bottom w:val="nil"/>
          <w:right w:val="nil"/>
          <w:between w:val="nil"/>
        </w:pBdr>
        <w:tabs>
          <w:tab w:val="left" w:leader="dot" w:pos="7371"/>
        </w:tabs>
        <w:spacing w:after="0" w:line="240" w:lineRule="auto"/>
        <w:ind w:left="851" w:hanging="502"/>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color w:val="000000"/>
          <w:sz w:val="24"/>
          <w:szCs w:val="24"/>
        </w:rPr>
        <w:t>Rumusan Masalah</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2</w:t>
      </w:r>
    </w:p>
    <w:p w14:paraId="4406D804" w14:textId="77777777" w:rsidR="00070025" w:rsidRPr="00A14E06" w:rsidRDefault="008B7CCE" w:rsidP="0084594C">
      <w:pPr>
        <w:numPr>
          <w:ilvl w:val="0"/>
          <w:numId w:val="18"/>
        </w:numPr>
        <w:pBdr>
          <w:top w:val="nil"/>
          <w:left w:val="nil"/>
          <w:bottom w:val="nil"/>
          <w:right w:val="nil"/>
          <w:between w:val="nil"/>
        </w:pBdr>
        <w:tabs>
          <w:tab w:val="left" w:leader="dot" w:pos="7371"/>
        </w:tabs>
        <w:spacing w:after="0" w:line="240" w:lineRule="auto"/>
        <w:ind w:left="851" w:hanging="502"/>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color w:val="000000"/>
          <w:sz w:val="24"/>
          <w:szCs w:val="24"/>
        </w:rPr>
        <w:t xml:space="preserve">Ruang Lingkup </w:t>
      </w:r>
      <w:r w:rsidR="00A14E06"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3</w:t>
      </w:r>
    </w:p>
    <w:p w14:paraId="5599E9DE" w14:textId="77777777" w:rsidR="00070025" w:rsidRPr="00A14E06" w:rsidRDefault="008B7CCE" w:rsidP="0084594C">
      <w:pPr>
        <w:numPr>
          <w:ilvl w:val="0"/>
          <w:numId w:val="18"/>
        </w:numPr>
        <w:pBdr>
          <w:top w:val="nil"/>
          <w:left w:val="nil"/>
          <w:bottom w:val="nil"/>
          <w:right w:val="nil"/>
          <w:between w:val="nil"/>
        </w:pBdr>
        <w:tabs>
          <w:tab w:val="left" w:leader="dot" w:pos="7371"/>
        </w:tabs>
        <w:spacing w:after="0" w:line="240" w:lineRule="auto"/>
        <w:ind w:left="851" w:hanging="502"/>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color w:val="000000"/>
          <w:sz w:val="24"/>
          <w:szCs w:val="24"/>
        </w:rPr>
        <w:t>Tujuan Penelitian</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4</w:t>
      </w:r>
    </w:p>
    <w:p w14:paraId="0CADD061" w14:textId="77777777" w:rsidR="00070025" w:rsidRPr="00A14E06" w:rsidRDefault="008B7CCE" w:rsidP="0084594C">
      <w:pPr>
        <w:numPr>
          <w:ilvl w:val="0"/>
          <w:numId w:val="18"/>
        </w:numPr>
        <w:pBdr>
          <w:top w:val="nil"/>
          <w:left w:val="nil"/>
          <w:bottom w:val="nil"/>
          <w:right w:val="nil"/>
          <w:between w:val="nil"/>
        </w:pBdr>
        <w:tabs>
          <w:tab w:val="left" w:leader="dot" w:pos="7371"/>
        </w:tabs>
        <w:spacing w:after="0" w:line="240" w:lineRule="auto"/>
        <w:ind w:left="851" w:hanging="502"/>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color w:val="000000"/>
          <w:sz w:val="24"/>
          <w:szCs w:val="24"/>
        </w:rPr>
        <w:t>Metode Penelitian</w:t>
      </w:r>
      <w:r w:rsidRPr="00A14E06">
        <w:rPr>
          <w:rFonts w:ascii="Times New Roman" w:eastAsia="Times New Roman" w:hAnsi="Times New Roman" w:cs="Times New Roman"/>
          <w:color w:val="000000"/>
          <w:sz w:val="24"/>
          <w:szCs w:val="24"/>
        </w:rPr>
        <w:tab/>
        <w:t>4</w:t>
      </w:r>
    </w:p>
    <w:p w14:paraId="031FCDD8" w14:textId="77777777" w:rsidR="00070025" w:rsidRPr="00A14E06" w:rsidRDefault="008B7CCE" w:rsidP="0084594C">
      <w:pPr>
        <w:numPr>
          <w:ilvl w:val="0"/>
          <w:numId w:val="18"/>
        </w:numPr>
        <w:pBdr>
          <w:top w:val="nil"/>
          <w:left w:val="nil"/>
          <w:bottom w:val="nil"/>
          <w:right w:val="nil"/>
          <w:between w:val="nil"/>
        </w:pBdr>
        <w:tabs>
          <w:tab w:val="left" w:leader="dot" w:pos="7371"/>
        </w:tabs>
        <w:spacing w:after="0" w:line="240" w:lineRule="auto"/>
        <w:ind w:left="851" w:hanging="502"/>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color w:val="000000"/>
          <w:sz w:val="24"/>
          <w:szCs w:val="24"/>
        </w:rPr>
        <w:t>Sistematika Penulisan</w:t>
      </w:r>
      <w:r w:rsidRPr="00A14E06">
        <w:rPr>
          <w:rFonts w:ascii="Times New Roman" w:eastAsia="Times New Roman" w:hAnsi="Times New Roman" w:cs="Times New Roman"/>
          <w:color w:val="000000"/>
          <w:sz w:val="24"/>
          <w:szCs w:val="24"/>
        </w:rPr>
        <w:tab/>
        <w:t>5</w:t>
      </w:r>
    </w:p>
    <w:p w14:paraId="76287836" w14:textId="77777777" w:rsidR="00070025" w:rsidRPr="00A14E06" w:rsidRDefault="008B7CCE" w:rsidP="0084594C">
      <w:pPr>
        <w:numPr>
          <w:ilvl w:val="0"/>
          <w:numId w:val="28"/>
        </w:numPr>
        <w:pBdr>
          <w:top w:val="nil"/>
          <w:left w:val="nil"/>
          <w:bottom w:val="nil"/>
          <w:right w:val="nil"/>
          <w:between w:val="nil"/>
        </w:pBdr>
        <w:tabs>
          <w:tab w:val="left" w:leader="dot" w:pos="7371"/>
        </w:tabs>
        <w:spacing w:after="0" w:line="240" w:lineRule="auto"/>
        <w:jc w:val="both"/>
        <w:rPr>
          <w:rFonts w:ascii="Times New Roman" w:eastAsia="Times New Roman" w:hAnsi="Times New Roman" w:cs="Times New Roman"/>
          <w:b/>
          <w:color w:val="000000"/>
          <w:sz w:val="24"/>
          <w:szCs w:val="24"/>
        </w:rPr>
      </w:pPr>
      <w:r w:rsidRPr="00A14E06">
        <w:rPr>
          <w:rFonts w:ascii="Times New Roman" w:eastAsia="Times New Roman" w:hAnsi="Times New Roman" w:cs="Times New Roman"/>
          <w:b/>
          <w:color w:val="000000"/>
          <w:sz w:val="24"/>
          <w:szCs w:val="24"/>
        </w:rPr>
        <w:t>TINJAUAN PUSTAKA</w:t>
      </w:r>
      <w:r w:rsidRPr="00A14E06">
        <w:rPr>
          <w:rFonts w:ascii="Times New Roman" w:eastAsia="Times New Roman" w:hAnsi="Times New Roman" w:cs="Times New Roman"/>
          <w:b/>
          <w:color w:val="000000"/>
          <w:sz w:val="24"/>
          <w:szCs w:val="24"/>
        </w:rPr>
        <w:tab/>
        <w:t>6</w:t>
      </w:r>
    </w:p>
    <w:p w14:paraId="099897EC"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i/>
          <w:sz w:val="24"/>
          <w:szCs w:val="24"/>
        </w:rPr>
        <w:t>Machine Learning</w:t>
      </w:r>
      <w:r w:rsidRPr="00A14E06">
        <w:rPr>
          <w:rFonts w:ascii="Times New Roman" w:eastAsia="Times New Roman" w:hAnsi="Times New Roman" w:cs="Times New Roman"/>
          <w:color w:val="000000"/>
          <w:sz w:val="24"/>
          <w:szCs w:val="24"/>
        </w:rPr>
        <w:tab/>
        <w:t>6</w:t>
      </w:r>
    </w:p>
    <w:p w14:paraId="3E08FD4B"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i/>
          <w:sz w:val="24"/>
          <w:szCs w:val="24"/>
        </w:rPr>
        <w:t>Natural Language Processing</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7</w:t>
      </w:r>
    </w:p>
    <w:p w14:paraId="79EA07CD"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i/>
          <w:sz w:val="24"/>
          <w:szCs w:val="24"/>
        </w:rPr>
        <w:t>Text Mining</w:t>
      </w:r>
      <w:r w:rsidRPr="00A14E06">
        <w:rPr>
          <w:rFonts w:ascii="Times New Roman" w:eastAsia="Times New Roman" w:hAnsi="Times New Roman" w:cs="Times New Roman"/>
          <w:color w:val="000000"/>
          <w:sz w:val="24"/>
          <w:szCs w:val="24"/>
        </w:rPr>
        <w:tab/>
        <w:t>7</w:t>
      </w:r>
    </w:p>
    <w:p w14:paraId="223A3058"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i/>
          <w:sz w:val="24"/>
          <w:szCs w:val="24"/>
        </w:rPr>
        <w:t>Text Preprocessing</w:t>
      </w:r>
      <w:r w:rsidRPr="00A14E06">
        <w:rPr>
          <w:rFonts w:ascii="Times New Roman" w:eastAsia="Times New Roman" w:hAnsi="Times New Roman" w:cs="Times New Roman"/>
          <w:color w:val="000000"/>
          <w:sz w:val="24"/>
          <w:szCs w:val="24"/>
        </w:rPr>
        <w:tab/>
        <w:t>8</w:t>
      </w:r>
    </w:p>
    <w:p w14:paraId="2D5D76F6"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Analisis Sentimen</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9</w:t>
      </w:r>
    </w:p>
    <w:p w14:paraId="75A990C8"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Ekstraksi Fitur</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11</w:t>
      </w:r>
    </w:p>
    <w:p w14:paraId="05244B8F"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Naive Bayes Classifier</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11</w:t>
      </w:r>
    </w:p>
    <w:p w14:paraId="5C736D03"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sz w:val="24"/>
          <w:szCs w:val="24"/>
        </w:rPr>
      </w:pPr>
      <w:r w:rsidRPr="00A14E06">
        <w:rPr>
          <w:rFonts w:ascii="Times New Roman" w:eastAsia="Times New Roman" w:hAnsi="Times New Roman" w:cs="Times New Roman"/>
          <w:sz w:val="24"/>
          <w:szCs w:val="24"/>
        </w:rPr>
        <w:t>Algoritma Pembanding</w:t>
      </w:r>
      <w:r w:rsidRPr="00A14E06">
        <w:rPr>
          <w:rFonts w:ascii="Times New Roman" w:eastAsia="Times New Roman" w:hAnsi="Times New Roman" w:cs="Times New Roman"/>
          <w:sz w:val="24"/>
          <w:szCs w:val="24"/>
        </w:rPr>
        <w:tab/>
        <w:t>12</w:t>
      </w:r>
    </w:p>
    <w:p w14:paraId="5329F18B"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i/>
          <w:sz w:val="24"/>
          <w:szCs w:val="24"/>
        </w:rPr>
        <w:t>Confusion Matrix</w:t>
      </w:r>
      <w:r w:rsidRPr="00A14E06">
        <w:rPr>
          <w:rFonts w:ascii="Times New Roman" w:eastAsia="Times New Roman" w:hAnsi="Times New Roman" w:cs="Times New Roman"/>
          <w:color w:val="000000"/>
          <w:sz w:val="24"/>
          <w:szCs w:val="24"/>
        </w:rPr>
        <w:tab/>
        <w:t>1</w:t>
      </w:r>
      <w:r w:rsidRPr="00A14E06">
        <w:rPr>
          <w:rFonts w:ascii="Times New Roman" w:eastAsia="Times New Roman" w:hAnsi="Times New Roman" w:cs="Times New Roman"/>
          <w:sz w:val="24"/>
          <w:szCs w:val="24"/>
        </w:rPr>
        <w:t>4</w:t>
      </w:r>
    </w:p>
    <w:p w14:paraId="0B243917"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Python</w:t>
      </w:r>
      <w:r w:rsidRPr="00A14E06">
        <w:rPr>
          <w:rFonts w:ascii="Times New Roman" w:eastAsia="Times New Roman" w:hAnsi="Times New Roman" w:cs="Times New Roman"/>
          <w:color w:val="000000"/>
          <w:sz w:val="24"/>
          <w:szCs w:val="24"/>
        </w:rPr>
        <w:tab/>
        <w:t>1</w:t>
      </w:r>
      <w:r w:rsidRPr="00A14E06">
        <w:rPr>
          <w:rFonts w:ascii="Times New Roman" w:eastAsia="Times New Roman" w:hAnsi="Times New Roman" w:cs="Times New Roman"/>
          <w:sz w:val="24"/>
          <w:szCs w:val="24"/>
        </w:rPr>
        <w:t>5</w:t>
      </w:r>
      <w:r w:rsidRPr="00A14E06">
        <w:rPr>
          <w:rFonts w:ascii="Times New Roman" w:eastAsia="Times New Roman" w:hAnsi="Times New Roman" w:cs="Times New Roman"/>
          <w:color w:val="000000"/>
          <w:sz w:val="24"/>
          <w:szCs w:val="24"/>
        </w:rPr>
        <w:tab/>
      </w:r>
    </w:p>
    <w:p w14:paraId="07AEE7CC"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i/>
          <w:sz w:val="24"/>
          <w:szCs w:val="24"/>
        </w:rPr>
        <w:t>Natural Language Toolkit</w:t>
      </w:r>
      <w:r w:rsidRPr="00A14E06">
        <w:rPr>
          <w:rFonts w:ascii="Times New Roman" w:eastAsia="Times New Roman" w:hAnsi="Times New Roman" w:cs="Times New Roman"/>
          <w:color w:val="000000"/>
          <w:sz w:val="24"/>
          <w:szCs w:val="24"/>
        </w:rPr>
        <w:tab/>
        <w:t>1</w:t>
      </w:r>
      <w:r w:rsidRPr="00A14E06">
        <w:rPr>
          <w:rFonts w:ascii="Times New Roman" w:eastAsia="Times New Roman" w:hAnsi="Times New Roman" w:cs="Times New Roman"/>
          <w:sz w:val="24"/>
          <w:szCs w:val="24"/>
        </w:rPr>
        <w:t>6</w:t>
      </w:r>
    </w:p>
    <w:p w14:paraId="5BFF38AD"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Amazon Shopping</w:t>
      </w:r>
      <w:r w:rsidRPr="00A14E06">
        <w:rPr>
          <w:rFonts w:ascii="Times New Roman" w:eastAsia="Times New Roman" w:hAnsi="Times New Roman" w:cs="Times New Roman"/>
          <w:color w:val="000000"/>
          <w:sz w:val="24"/>
          <w:szCs w:val="24"/>
        </w:rPr>
        <w:tab/>
        <w:t>1</w:t>
      </w:r>
      <w:r w:rsidRPr="00A14E06">
        <w:rPr>
          <w:rFonts w:ascii="Times New Roman" w:eastAsia="Times New Roman" w:hAnsi="Times New Roman" w:cs="Times New Roman"/>
          <w:sz w:val="24"/>
          <w:szCs w:val="24"/>
        </w:rPr>
        <w:t>6</w:t>
      </w:r>
    </w:p>
    <w:p w14:paraId="692E2E32"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sz w:val="24"/>
          <w:szCs w:val="24"/>
        </w:rPr>
      </w:pPr>
      <w:r w:rsidRPr="00A14E06">
        <w:rPr>
          <w:rFonts w:ascii="Times New Roman" w:eastAsia="Times New Roman" w:hAnsi="Times New Roman" w:cs="Times New Roman"/>
          <w:sz w:val="24"/>
          <w:szCs w:val="24"/>
        </w:rPr>
        <w:t>Google Play Store</w:t>
      </w:r>
      <w:r w:rsidRPr="00A14E06">
        <w:rPr>
          <w:rFonts w:ascii="Times New Roman" w:eastAsia="Times New Roman" w:hAnsi="Times New Roman" w:cs="Times New Roman"/>
          <w:sz w:val="24"/>
          <w:szCs w:val="24"/>
        </w:rPr>
        <w:tab/>
        <w:t>17</w:t>
      </w:r>
    </w:p>
    <w:p w14:paraId="2BAF1CD7" w14:textId="77777777" w:rsidR="00070025" w:rsidRPr="00A14E06" w:rsidRDefault="008B7CCE" w:rsidP="0084594C">
      <w:pPr>
        <w:numPr>
          <w:ilvl w:val="0"/>
          <w:numId w:val="10"/>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sz w:val="24"/>
          <w:szCs w:val="24"/>
        </w:rPr>
      </w:pPr>
      <w:r w:rsidRPr="00A14E06">
        <w:rPr>
          <w:rFonts w:ascii="Times New Roman" w:eastAsia="Times New Roman" w:hAnsi="Times New Roman" w:cs="Times New Roman"/>
          <w:sz w:val="24"/>
          <w:szCs w:val="24"/>
        </w:rPr>
        <w:t>Penelitian Terdahulu</w:t>
      </w:r>
      <w:r w:rsidRPr="00A14E06">
        <w:rPr>
          <w:rFonts w:ascii="Times New Roman" w:eastAsia="Times New Roman" w:hAnsi="Times New Roman" w:cs="Times New Roman"/>
          <w:sz w:val="24"/>
          <w:szCs w:val="24"/>
        </w:rPr>
        <w:tab/>
        <w:t>17</w:t>
      </w:r>
    </w:p>
    <w:p w14:paraId="77F2346D" w14:textId="77777777" w:rsidR="00070025" w:rsidRPr="00A14E06" w:rsidRDefault="008B7CCE" w:rsidP="0084594C">
      <w:pPr>
        <w:numPr>
          <w:ilvl w:val="0"/>
          <w:numId w:val="28"/>
        </w:numPr>
        <w:pBdr>
          <w:top w:val="nil"/>
          <w:left w:val="nil"/>
          <w:bottom w:val="nil"/>
          <w:right w:val="nil"/>
          <w:between w:val="nil"/>
        </w:pBdr>
        <w:tabs>
          <w:tab w:val="left" w:leader="dot" w:pos="7371"/>
        </w:tabs>
        <w:spacing w:after="0" w:line="240" w:lineRule="auto"/>
        <w:jc w:val="both"/>
        <w:rPr>
          <w:rFonts w:ascii="Times New Roman" w:eastAsia="Times New Roman" w:hAnsi="Times New Roman" w:cs="Times New Roman"/>
          <w:b/>
          <w:color w:val="000000"/>
          <w:sz w:val="24"/>
          <w:szCs w:val="24"/>
        </w:rPr>
      </w:pPr>
      <w:r w:rsidRPr="00A14E06">
        <w:rPr>
          <w:rFonts w:ascii="Times New Roman" w:eastAsia="Times New Roman" w:hAnsi="Times New Roman" w:cs="Times New Roman"/>
          <w:b/>
          <w:color w:val="000000"/>
          <w:sz w:val="24"/>
          <w:szCs w:val="24"/>
        </w:rPr>
        <w:t>METODE PENELITIAN</w:t>
      </w:r>
      <w:r w:rsidRPr="00A14E06">
        <w:rPr>
          <w:rFonts w:ascii="Times New Roman" w:eastAsia="Times New Roman" w:hAnsi="Times New Roman" w:cs="Times New Roman"/>
          <w:b/>
          <w:color w:val="000000"/>
          <w:sz w:val="24"/>
          <w:szCs w:val="24"/>
        </w:rPr>
        <w:tab/>
      </w:r>
      <w:r w:rsidRPr="00A14E06">
        <w:rPr>
          <w:rFonts w:ascii="Times New Roman" w:eastAsia="Times New Roman" w:hAnsi="Times New Roman" w:cs="Times New Roman"/>
          <w:b/>
          <w:sz w:val="24"/>
          <w:szCs w:val="24"/>
        </w:rPr>
        <w:t>18</w:t>
      </w:r>
    </w:p>
    <w:p w14:paraId="21D22F03" w14:textId="77777777" w:rsidR="00070025" w:rsidRPr="00A14E06" w:rsidRDefault="008B7CCE" w:rsidP="0084594C">
      <w:pPr>
        <w:numPr>
          <w:ilvl w:val="0"/>
          <w:numId w:val="12"/>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color w:val="000000"/>
          <w:sz w:val="24"/>
          <w:szCs w:val="24"/>
        </w:rPr>
        <w:t xml:space="preserve">Gambaran </w:t>
      </w:r>
      <w:r w:rsidRPr="00A14E06">
        <w:rPr>
          <w:rFonts w:ascii="Times New Roman" w:eastAsia="Times New Roman" w:hAnsi="Times New Roman" w:cs="Times New Roman"/>
          <w:sz w:val="24"/>
          <w:szCs w:val="24"/>
        </w:rPr>
        <w:t>Alur</w:t>
      </w:r>
      <w:r w:rsidRPr="00A14E06">
        <w:rPr>
          <w:rFonts w:ascii="Times New Roman" w:eastAsia="Times New Roman" w:hAnsi="Times New Roman" w:cs="Times New Roman"/>
          <w:color w:val="000000"/>
          <w:sz w:val="24"/>
          <w:szCs w:val="24"/>
        </w:rPr>
        <w:t xml:space="preserve"> Penelitian</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18</w:t>
      </w:r>
    </w:p>
    <w:p w14:paraId="176251D8" w14:textId="77777777" w:rsidR="00070025" w:rsidRPr="00A14E06" w:rsidRDefault="008B7CCE" w:rsidP="0084594C">
      <w:pPr>
        <w:numPr>
          <w:ilvl w:val="0"/>
          <w:numId w:val="12"/>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bookmarkStart w:id="1" w:name="_gjdgxs" w:colFirst="0" w:colLast="0"/>
      <w:bookmarkEnd w:id="1"/>
      <w:r w:rsidRPr="00A14E06">
        <w:rPr>
          <w:rFonts w:ascii="Times New Roman" w:eastAsia="Times New Roman" w:hAnsi="Times New Roman" w:cs="Times New Roman"/>
          <w:sz w:val="24"/>
          <w:szCs w:val="24"/>
        </w:rPr>
        <w:t>Penyiapan Data Penelitian</w:t>
      </w:r>
      <w:r w:rsidRPr="00A14E06">
        <w:rPr>
          <w:rFonts w:ascii="Times New Roman" w:eastAsia="Times New Roman" w:hAnsi="Times New Roman" w:cs="Times New Roman"/>
          <w:color w:val="000000"/>
          <w:sz w:val="24"/>
          <w:szCs w:val="24"/>
        </w:rPr>
        <w:tab/>
        <w:t>1</w:t>
      </w:r>
      <w:r w:rsidRPr="00A14E06">
        <w:rPr>
          <w:rFonts w:ascii="Times New Roman" w:eastAsia="Times New Roman" w:hAnsi="Times New Roman" w:cs="Times New Roman"/>
          <w:sz w:val="24"/>
          <w:szCs w:val="24"/>
        </w:rPr>
        <w:t>9</w:t>
      </w:r>
    </w:p>
    <w:p w14:paraId="31EA9772"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sz w:val="24"/>
          <w:szCs w:val="24"/>
        </w:rPr>
      </w:pPr>
      <w:bookmarkStart w:id="2" w:name="_muvcrwjtql87" w:colFirst="0" w:colLast="0"/>
      <w:bookmarkEnd w:id="2"/>
      <w:r w:rsidRPr="00A14E06">
        <w:rPr>
          <w:rFonts w:ascii="Times New Roman" w:eastAsia="Times New Roman" w:hAnsi="Times New Roman" w:cs="Times New Roman"/>
          <w:sz w:val="24"/>
          <w:szCs w:val="24"/>
        </w:rPr>
        <w:t xml:space="preserve">  3.2.1    Pengambilan Data </w:t>
      </w:r>
      <w:r w:rsidR="00A14E06" w:rsidRPr="00A14E06">
        <w:rPr>
          <w:rFonts w:ascii="Times New Roman" w:eastAsia="Times New Roman" w:hAnsi="Times New Roman" w:cs="Times New Roman"/>
          <w:sz w:val="24"/>
          <w:szCs w:val="24"/>
        </w:rPr>
        <w:tab/>
      </w:r>
      <w:r w:rsidRPr="00A14E06">
        <w:rPr>
          <w:rFonts w:ascii="Times New Roman" w:eastAsia="Times New Roman" w:hAnsi="Times New Roman" w:cs="Times New Roman"/>
          <w:color w:val="000000"/>
          <w:sz w:val="24"/>
          <w:szCs w:val="24"/>
        </w:rPr>
        <w:t>1</w:t>
      </w:r>
      <w:r w:rsidRPr="00A14E06">
        <w:rPr>
          <w:rFonts w:ascii="Times New Roman" w:eastAsia="Times New Roman" w:hAnsi="Times New Roman" w:cs="Times New Roman"/>
          <w:sz w:val="24"/>
          <w:szCs w:val="24"/>
        </w:rPr>
        <w:t>9</w:t>
      </w:r>
    </w:p>
    <w:p w14:paraId="0FC0D14D"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sz w:val="24"/>
          <w:szCs w:val="24"/>
        </w:rPr>
      </w:pPr>
      <w:bookmarkStart w:id="3" w:name="_i29pyhwrt0z4" w:colFirst="0" w:colLast="0"/>
      <w:bookmarkEnd w:id="3"/>
      <w:r w:rsidRPr="00A14E06">
        <w:rPr>
          <w:rFonts w:ascii="Times New Roman" w:eastAsia="Times New Roman" w:hAnsi="Times New Roman" w:cs="Times New Roman"/>
          <w:sz w:val="24"/>
          <w:szCs w:val="24"/>
        </w:rPr>
        <w:t xml:space="preserve">  3.2.2    Pembersihan Data</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19</w:t>
      </w:r>
    </w:p>
    <w:p w14:paraId="732A2520"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sz w:val="24"/>
          <w:szCs w:val="24"/>
        </w:rPr>
      </w:pPr>
      <w:bookmarkStart w:id="4" w:name="_j7rq5iacxcnb" w:colFirst="0" w:colLast="0"/>
      <w:bookmarkEnd w:id="4"/>
      <w:r w:rsidRPr="00A14E06">
        <w:rPr>
          <w:rFonts w:ascii="Times New Roman" w:eastAsia="Times New Roman" w:hAnsi="Times New Roman" w:cs="Times New Roman"/>
          <w:sz w:val="24"/>
          <w:szCs w:val="24"/>
        </w:rPr>
        <w:t xml:space="preserve">  3.2.3    Pelabelan Data</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19</w:t>
      </w:r>
    </w:p>
    <w:p w14:paraId="32DF38A2" w14:textId="77777777" w:rsidR="00070025" w:rsidRPr="00A14E06" w:rsidRDefault="008B7CCE" w:rsidP="0084594C">
      <w:pPr>
        <w:numPr>
          <w:ilvl w:val="0"/>
          <w:numId w:val="12"/>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bookmarkStart w:id="5" w:name="_v3o5zr2a1ufv" w:colFirst="0" w:colLast="0"/>
      <w:bookmarkEnd w:id="5"/>
      <w:r w:rsidRPr="00A14E06">
        <w:rPr>
          <w:rFonts w:ascii="Times New Roman" w:eastAsia="Times New Roman" w:hAnsi="Times New Roman" w:cs="Times New Roman"/>
          <w:i/>
          <w:sz w:val="24"/>
          <w:szCs w:val="24"/>
        </w:rPr>
        <w:t>Text Preprocessing</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20</w:t>
      </w:r>
    </w:p>
    <w:p w14:paraId="388C6A01"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sz w:val="24"/>
          <w:szCs w:val="24"/>
        </w:rPr>
      </w:pPr>
      <w:bookmarkStart w:id="6" w:name="_99gvwmshnnnt" w:colFirst="0" w:colLast="0"/>
      <w:bookmarkEnd w:id="6"/>
      <w:r w:rsidRPr="00A14E06">
        <w:rPr>
          <w:rFonts w:ascii="Times New Roman" w:eastAsia="Times New Roman" w:hAnsi="Times New Roman" w:cs="Times New Roman"/>
          <w:sz w:val="24"/>
          <w:szCs w:val="24"/>
        </w:rPr>
        <w:t xml:space="preserve">  3.3.1   </w:t>
      </w:r>
      <w:r w:rsidRPr="00A14E06">
        <w:rPr>
          <w:rFonts w:ascii="Times New Roman" w:eastAsia="Times New Roman" w:hAnsi="Times New Roman" w:cs="Times New Roman"/>
          <w:i/>
          <w:sz w:val="24"/>
          <w:szCs w:val="24"/>
        </w:rPr>
        <w:t>Tokenization</w:t>
      </w:r>
      <w:r w:rsidRPr="00A14E06">
        <w:rPr>
          <w:rFonts w:ascii="Times New Roman" w:eastAsia="Times New Roman" w:hAnsi="Times New Roman" w:cs="Times New Roman"/>
          <w:color w:val="000000"/>
          <w:sz w:val="24"/>
          <w:szCs w:val="24"/>
        </w:rPr>
        <w:tab/>
        <w:t>2</w:t>
      </w:r>
      <w:r w:rsidRPr="00A14E06">
        <w:rPr>
          <w:rFonts w:ascii="Times New Roman" w:eastAsia="Times New Roman" w:hAnsi="Times New Roman" w:cs="Times New Roman"/>
          <w:sz w:val="24"/>
          <w:szCs w:val="24"/>
        </w:rPr>
        <w:t>1</w:t>
      </w:r>
    </w:p>
    <w:p w14:paraId="7DCB8951"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sz w:val="24"/>
          <w:szCs w:val="24"/>
        </w:rPr>
      </w:pPr>
      <w:bookmarkStart w:id="7" w:name="_d1mcf3n86lcm" w:colFirst="0" w:colLast="0"/>
      <w:bookmarkEnd w:id="7"/>
      <w:r w:rsidRPr="00A14E06">
        <w:rPr>
          <w:rFonts w:ascii="Times New Roman" w:eastAsia="Times New Roman" w:hAnsi="Times New Roman" w:cs="Times New Roman"/>
          <w:sz w:val="24"/>
          <w:szCs w:val="24"/>
        </w:rPr>
        <w:t xml:space="preserve">  3.3.1   </w:t>
      </w:r>
      <w:r w:rsidRPr="00A14E06">
        <w:rPr>
          <w:rFonts w:ascii="Times New Roman" w:eastAsia="Times New Roman" w:hAnsi="Times New Roman" w:cs="Times New Roman"/>
          <w:i/>
          <w:sz w:val="24"/>
          <w:szCs w:val="24"/>
        </w:rPr>
        <w:t>Case Folding</w:t>
      </w:r>
      <w:r w:rsidRPr="00A14E06">
        <w:rPr>
          <w:rFonts w:ascii="Times New Roman" w:eastAsia="Times New Roman" w:hAnsi="Times New Roman" w:cs="Times New Roman"/>
          <w:color w:val="000000"/>
          <w:sz w:val="24"/>
          <w:szCs w:val="24"/>
        </w:rPr>
        <w:tab/>
        <w:t>2</w:t>
      </w:r>
      <w:r w:rsidRPr="00A14E06">
        <w:rPr>
          <w:rFonts w:ascii="Times New Roman" w:eastAsia="Times New Roman" w:hAnsi="Times New Roman" w:cs="Times New Roman"/>
          <w:sz w:val="24"/>
          <w:szCs w:val="24"/>
        </w:rPr>
        <w:t>1</w:t>
      </w:r>
    </w:p>
    <w:p w14:paraId="045FEA48"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sz w:val="24"/>
          <w:szCs w:val="24"/>
        </w:rPr>
      </w:pPr>
      <w:bookmarkStart w:id="8" w:name="_iplmdwstlrwb" w:colFirst="0" w:colLast="0"/>
      <w:bookmarkEnd w:id="8"/>
      <w:r w:rsidRPr="00A14E06">
        <w:rPr>
          <w:rFonts w:ascii="Times New Roman" w:eastAsia="Times New Roman" w:hAnsi="Times New Roman" w:cs="Times New Roman"/>
          <w:sz w:val="24"/>
          <w:szCs w:val="24"/>
        </w:rPr>
        <w:t xml:space="preserve">  3.3.1   </w:t>
      </w:r>
      <w:r w:rsidRPr="00A14E06">
        <w:rPr>
          <w:rFonts w:ascii="Times New Roman" w:eastAsia="Times New Roman" w:hAnsi="Times New Roman" w:cs="Times New Roman"/>
          <w:i/>
          <w:sz w:val="24"/>
          <w:szCs w:val="24"/>
        </w:rPr>
        <w:t>Punctuation Removal</w:t>
      </w:r>
      <w:r w:rsidRPr="00A14E06">
        <w:rPr>
          <w:rFonts w:ascii="Times New Roman" w:eastAsia="Times New Roman" w:hAnsi="Times New Roman" w:cs="Times New Roman"/>
          <w:color w:val="000000"/>
          <w:sz w:val="24"/>
          <w:szCs w:val="24"/>
        </w:rPr>
        <w:tab/>
        <w:t>2</w:t>
      </w:r>
      <w:r w:rsidRPr="00A14E06">
        <w:rPr>
          <w:rFonts w:ascii="Times New Roman" w:eastAsia="Times New Roman" w:hAnsi="Times New Roman" w:cs="Times New Roman"/>
          <w:sz w:val="24"/>
          <w:szCs w:val="24"/>
        </w:rPr>
        <w:t>1</w:t>
      </w:r>
    </w:p>
    <w:p w14:paraId="6EAB7763"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sz w:val="24"/>
          <w:szCs w:val="24"/>
        </w:rPr>
      </w:pPr>
      <w:bookmarkStart w:id="9" w:name="_jzw989ikc32" w:colFirst="0" w:colLast="0"/>
      <w:bookmarkEnd w:id="9"/>
      <w:r w:rsidRPr="00A14E06">
        <w:rPr>
          <w:rFonts w:ascii="Times New Roman" w:eastAsia="Times New Roman" w:hAnsi="Times New Roman" w:cs="Times New Roman"/>
          <w:sz w:val="24"/>
          <w:szCs w:val="24"/>
        </w:rPr>
        <w:t xml:space="preserve">  3.3.1   </w:t>
      </w:r>
      <w:r w:rsidRPr="00A14E06">
        <w:rPr>
          <w:rFonts w:ascii="Times New Roman" w:eastAsia="Times New Roman" w:hAnsi="Times New Roman" w:cs="Times New Roman"/>
          <w:i/>
          <w:sz w:val="24"/>
          <w:szCs w:val="24"/>
        </w:rPr>
        <w:t>Stopwords Removal</w:t>
      </w:r>
      <w:r w:rsidRPr="00A14E06">
        <w:rPr>
          <w:rFonts w:ascii="Times New Roman" w:eastAsia="Times New Roman" w:hAnsi="Times New Roman" w:cs="Times New Roman"/>
          <w:color w:val="000000"/>
          <w:sz w:val="24"/>
          <w:szCs w:val="24"/>
        </w:rPr>
        <w:tab/>
        <w:t>2</w:t>
      </w:r>
      <w:r w:rsidRPr="00A14E06">
        <w:rPr>
          <w:rFonts w:ascii="Times New Roman" w:eastAsia="Times New Roman" w:hAnsi="Times New Roman" w:cs="Times New Roman"/>
          <w:sz w:val="24"/>
          <w:szCs w:val="24"/>
        </w:rPr>
        <w:t>2</w:t>
      </w:r>
    </w:p>
    <w:p w14:paraId="431009C0"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sz w:val="24"/>
          <w:szCs w:val="24"/>
        </w:rPr>
      </w:pPr>
      <w:bookmarkStart w:id="10" w:name="_jwl8kenkjpu5" w:colFirst="0" w:colLast="0"/>
      <w:bookmarkEnd w:id="10"/>
      <w:r w:rsidRPr="00A14E06">
        <w:rPr>
          <w:rFonts w:ascii="Times New Roman" w:eastAsia="Times New Roman" w:hAnsi="Times New Roman" w:cs="Times New Roman"/>
          <w:sz w:val="24"/>
          <w:szCs w:val="24"/>
        </w:rPr>
        <w:lastRenderedPageBreak/>
        <w:t xml:space="preserve">  3.3.1   </w:t>
      </w:r>
      <w:r w:rsidRPr="00A14E06">
        <w:rPr>
          <w:rFonts w:ascii="Times New Roman" w:eastAsia="Times New Roman" w:hAnsi="Times New Roman" w:cs="Times New Roman"/>
          <w:i/>
          <w:sz w:val="24"/>
          <w:szCs w:val="24"/>
        </w:rPr>
        <w:t>Normalization</w:t>
      </w:r>
      <w:r w:rsidRPr="00A14E06">
        <w:rPr>
          <w:rFonts w:ascii="Times New Roman" w:eastAsia="Times New Roman" w:hAnsi="Times New Roman" w:cs="Times New Roman"/>
          <w:sz w:val="24"/>
          <w:szCs w:val="24"/>
        </w:rPr>
        <w:tab/>
        <w:t>22</w:t>
      </w:r>
    </w:p>
    <w:p w14:paraId="5952DD18" w14:textId="77777777" w:rsidR="00070025" w:rsidRPr="00A14E06" w:rsidRDefault="008B7CCE" w:rsidP="0084594C">
      <w:pPr>
        <w:numPr>
          <w:ilvl w:val="1"/>
          <w:numId w:val="23"/>
        </w:numPr>
        <w:pBdr>
          <w:top w:val="nil"/>
          <w:left w:val="nil"/>
          <w:bottom w:val="nil"/>
          <w:right w:val="nil"/>
          <w:between w:val="nil"/>
        </w:pBdr>
        <w:tabs>
          <w:tab w:val="left" w:leader="dot" w:pos="7371"/>
        </w:tabs>
        <w:spacing w:after="0" w:line="240" w:lineRule="auto"/>
        <w:ind w:left="709"/>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color w:val="000000"/>
          <w:sz w:val="24"/>
          <w:szCs w:val="24"/>
        </w:rPr>
        <w:t xml:space="preserve">  Implementasi </w:t>
      </w:r>
      <w:r w:rsidRPr="00A14E06">
        <w:rPr>
          <w:rFonts w:ascii="Times New Roman" w:eastAsia="Times New Roman" w:hAnsi="Times New Roman" w:cs="Times New Roman"/>
          <w:sz w:val="24"/>
          <w:szCs w:val="24"/>
        </w:rPr>
        <w:t>Klasifikasi Sentimen</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24</w:t>
      </w:r>
    </w:p>
    <w:p w14:paraId="5AF8D375" w14:textId="77777777" w:rsidR="00070025" w:rsidRPr="00A14E06" w:rsidRDefault="008B7CCE" w:rsidP="0084594C">
      <w:pPr>
        <w:pBdr>
          <w:top w:val="nil"/>
          <w:left w:val="nil"/>
          <w:bottom w:val="nil"/>
          <w:right w:val="nil"/>
          <w:between w:val="nil"/>
        </w:pBdr>
        <w:tabs>
          <w:tab w:val="left" w:leader="dot" w:pos="7371"/>
        </w:tabs>
        <w:spacing w:after="0" w:line="240" w:lineRule="auto"/>
        <w:ind w:left="360"/>
        <w:jc w:val="both"/>
        <w:rPr>
          <w:rFonts w:ascii="Times New Roman" w:eastAsia="Times New Roman" w:hAnsi="Times New Roman" w:cs="Times New Roman"/>
          <w:sz w:val="24"/>
          <w:szCs w:val="24"/>
        </w:rPr>
      </w:pPr>
      <w:r w:rsidRPr="00A14E06">
        <w:rPr>
          <w:rFonts w:ascii="Times New Roman" w:eastAsia="Times New Roman" w:hAnsi="Times New Roman" w:cs="Times New Roman"/>
          <w:sz w:val="24"/>
          <w:szCs w:val="24"/>
        </w:rPr>
        <w:t xml:space="preserve">        3.4.1   Ekstraksi Fitur</w:t>
      </w:r>
      <w:r w:rsidRPr="00A14E06">
        <w:rPr>
          <w:rFonts w:ascii="Times New Roman" w:eastAsia="Times New Roman" w:hAnsi="Times New Roman" w:cs="Times New Roman"/>
          <w:sz w:val="24"/>
          <w:szCs w:val="24"/>
        </w:rPr>
        <w:tab/>
        <w:t>24</w:t>
      </w:r>
    </w:p>
    <w:p w14:paraId="16D5255E"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sz w:val="24"/>
          <w:szCs w:val="24"/>
        </w:rPr>
      </w:pPr>
      <w:r w:rsidRPr="00A14E06">
        <w:rPr>
          <w:rFonts w:ascii="Times New Roman" w:eastAsia="Times New Roman" w:hAnsi="Times New Roman" w:cs="Times New Roman"/>
          <w:sz w:val="24"/>
          <w:szCs w:val="24"/>
        </w:rPr>
        <w:t xml:space="preserve">  3.4.2   Pembagian Data</w:t>
      </w:r>
      <w:r w:rsidRPr="00A14E06">
        <w:rPr>
          <w:rFonts w:ascii="Times New Roman" w:eastAsia="Times New Roman" w:hAnsi="Times New Roman" w:cs="Times New Roman"/>
          <w:sz w:val="24"/>
          <w:szCs w:val="24"/>
        </w:rPr>
        <w:tab/>
        <w:t>26</w:t>
      </w:r>
    </w:p>
    <w:p w14:paraId="0A075647"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sz w:val="24"/>
          <w:szCs w:val="24"/>
        </w:rPr>
      </w:pPr>
      <w:r w:rsidRPr="00A14E06">
        <w:rPr>
          <w:rFonts w:ascii="Times New Roman" w:eastAsia="Times New Roman" w:hAnsi="Times New Roman" w:cs="Times New Roman"/>
          <w:sz w:val="24"/>
          <w:szCs w:val="24"/>
        </w:rPr>
        <w:t xml:space="preserve">  3.4.3   Klasifikasi Sentimen</w:t>
      </w:r>
      <w:r w:rsidRPr="00A14E06">
        <w:rPr>
          <w:rFonts w:ascii="Times New Roman" w:eastAsia="Times New Roman" w:hAnsi="Times New Roman" w:cs="Times New Roman"/>
          <w:sz w:val="24"/>
          <w:szCs w:val="24"/>
        </w:rPr>
        <w:tab/>
        <w:t>26</w:t>
      </w:r>
    </w:p>
    <w:p w14:paraId="56858E13" w14:textId="77777777" w:rsidR="00070025" w:rsidRPr="00A14E06" w:rsidRDefault="008B7CCE" w:rsidP="0084594C">
      <w:pPr>
        <w:numPr>
          <w:ilvl w:val="1"/>
          <w:numId w:val="23"/>
        </w:numPr>
        <w:pBdr>
          <w:top w:val="nil"/>
          <w:left w:val="nil"/>
          <w:bottom w:val="nil"/>
          <w:right w:val="nil"/>
          <w:between w:val="nil"/>
        </w:pBdr>
        <w:tabs>
          <w:tab w:val="left" w:leader="dot" w:pos="7371"/>
        </w:tabs>
        <w:spacing w:after="0" w:line="240" w:lineRule="auto"/>
        <w:ind w:left="709"/>
        <w:jc w:val="both"/>
        <w:rPr>
          <w:rFonts w:ascii="Times New Roman" w:eastAsia="Times New Roman" w:hAnsi="Times New Roman" w:cs="Times New Roman"/>
          <w:sz w:val="24"/>
          <w:szCs w:val="24"/>
        </w:rPr>
      </w:pPr>
      <w:r w:rsidRPr="00A14E06">
        <w:rPr>
          <w:rFonts w:ascii="Times New Roman" w:eastAsia="Times New Roman" w:hAnsi="Times New Roman" w:cs="Times New Roman"/>
          <w:sz w:val="24"/>
          <w:szCs w:val="24"/>
        </w:rPr>
        <w:t xml:space="preserve">  Evaluasi Hasil</w:t>
      </w:r>
      <w:r w:rsidRPr="00A14E06">
        <w:rPr>
          <w:rFonts w:ascii="Times New Roman" w:eastAsia="Times New Roman" w:hAnsi="Times New Roman" w:cs="Times New Roman"/>
          <w:sz w:val="24"/>
          <w:szCs w:val="24"/>
        </w:rPr>
        <w:tab/>
        <w:t>26</w:t>
      </w:r>
    </w:p>
    <w:p w14:paraId="5CA85627" w14:textId="77777777" w:rsidR="00070025" w:rsidRPr="00A14E06" w:rsidRDefault="008B7CCE" w:rsidP="0084594C">
      <w:pPr>
        <w:numPr>
          <w:ilvl w:val="1"/>
          <w:numId w:val="23"/>
        </w:numPr>
        <w:pBdr>
          <w:top w:val="nil"/>
          <w:left w:val="nil"/>
          <w:bottom w:val="nil"/>
          <w:right w:val="nil"/>
          <w:between w:val="nil"/>
        </w:pBdr>
        <w:tabs>
          <w:tab w:val="left" w:leader="dot" w:pos="7371"/>
        </w:tabs>
        <w:spacing w:after="0" w:line="240" w:lineRule="auto"/>
        <w:ind w:left="709"/>
        <w:jc w:val="both"/>
        <w:rPr>
          <w:rFonts w:ascii="Times New Roman" w:eastAsia="Times New Roman" w:hAnsi="Times New Roman" w:cs="Times New Roman"/>
          <w:sz w:val="24"/>
          <w:szCs w:val="24"/>
        </w:rPr>
      </w:pPr>
      <w:r w:rsidRPr="00A14E06">
        <w:rPr>
          <w:rFonts w:ascii="Times New Roman" w:eastAsia="Times New Roman" w:hAnsi="Times New Roman" w:cs="Times New Roman"/>
          <w:sz w:val="24"/>
          <w:szCs w:val="24"/>
        </w:rPr>
        <w:t xml:space="preserve">  Peningkatan Performa Model</w:t>
      </w:r>
      <w:r w:rsidRPr="00A14E06">
        <w:rPr>
          <w:rFonts w:ascii="Times New Roman" w:eastAsia="Times New Roman" w:hAnsi="Times New Roman" w:cs="Times New Roman"/>
          <w:sz w:val="24"/>
          <w:szCs w:val="24"/>
        </w:rPr>
        <w:tab/>
        <w:t>27</w:t>
      </w:r>
    </w:p>
    <w:p w14:paraId="40FDFB8C" w14:textId="77777777" w:rsidR="00070025" w:rsidRPr="00A14E06" w:rsidRDefault="008B7CCE" w:rsidP="0084594C">
      <w:pPr>
        <w:numPr>
          <w:ilvl w:val="0"/>
          <w:numId w:val="28"/>
        </w:numPr>
        <w:pBdr>
          <w:top w:val="nil"/>
          <w:left w:val="nil"/>
          <w:bottom w:val="nil"/>
          <w:right w:val="nil"/>
          <w:between w:val="nil"/>
        </w:pBdr>
        <w:tabs>
          <w:tab w:val="left" w:leader="dot" w:pos="7371"/>
        </w:tabs>
        <w:spacing w:after="0" w:line="240" w:lineRule="auto"/>
        <w:jc w:val="both"/>
        <w:rPr>
          <w:rFonts w:ascii="Times New Roman" w:eastAsia="Times New Roman" w:hAnsi="Times New Roman" w:cs="Times New Roman"/>
          <w:b/>
          <w:color w:val="000000"/>
          <w:sz w:val="24"/>
          <w:szCs w:val="24"/>
        </w:rPr>
      </w:pPr>
      <w:r w:rsidRPr="00A14E06">
        <w:rPr>
          <w:rFonts w:ascii="Times New Roman" w:eastAsia="Times New Roman" w:hAnsi="Times New Roman" w:cs="Times New Roman"/>
          <w:b/>
          <w:color w:val="000000"/>
          <w:sz w:val="24"/>
          <w:szCs w:val="24"/>
        </w:rPr>
        <w:t>HASIL DAN PEMBAHASAN</w:t>
      </w:r>
      <w:r w:rsidRPr="00A14E06">
        <w:rPr>
          <w:rFonts w:ascii="Times New Roman" w:eastAsia="Times New Roman" w:hAnsi="Times New Roman" w:cs="Times New Roman"/>
          <w:b/>
          <w:color w:val="000000"/>
          <w:sz w:val="24"/>
          <w:szCs w:val="24"/>
        </w:rPr>
        <w:tab/>
        <w:t>2</w:t>
      </w:r>
      <w:r w:rsidRPr="00A14E06">
        <w:rPr>
          <w:rFonts w:ascii="Times New Roman" w:eastAsia="Times New Roman" w:hAnsi="Times New Roman" w:cs="Times New Roman"/>
          <w:b/>
          <w:sz w:val="24"/>
          <w:szCs w:val="24"/>
        </w:rPr>
        <w:t>8</w:t>
      </w:r>
    </w:p>
    <w:p w14:paraId="6AA7FA7B" w14:textId="77777777" w:rsidR="00070025" w:rsidRPr="00A14E06" w:rsidRDefault="008B7CCE" w:rsidP="0084594C">
      <w:pPr>
        <w:numPr>
          <w:ilvl w:val="0"/>
          <w:numId w:val="6"/>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 xml:space="preserve">Pengambilan </w:t>
      </w:r>
      <w:r w:rsidRPr="00A14E06">
        <w:rPr>
          <w:rFonts w:ascii="Times New Roman" w:eastAsia="Times New Roman" w:hAnsi="Times New Roman" w:cs="Times New Roman"/>
          <w:color w:val="000000"/>
          <w:sz w:val="24"/>
          <w:szCs w:val="24"/>
        </w:rPr>
        <w:t>Data</w:t>
      </w:r>
      <w:r w:rsidRPr="00A14E06">
        <w:rPr>
          <w:rFonts w:ascii="Times New Roman" w:eastAsia="Times New Roman" w:hAnsi="Times New Roman" w:cs="Times New Roman"/>
          <w:color w:val="000000"/>
          <w:sz w:val="24"/>
          <w:szCs w:val="24"/>
        </w:rPr>
        <w:tab/>
        <w:t>2</w:t>
      </w:r>
      <w:r w:rsidRPr="00A14E06">
        <w:rPr>
          <w:rFonts w:ascii="Times New Roman" w:eastAsia="Times New Roman" w:hAnsi="Times New Roman" w:cs="Times New Roman"/>
          <w:sz w:val="24"/>
          <w:szCs w:val="24"/>
        </w:rPr>
        <w:t>8</w:t>
      </w:r>
    </w:p>
    <w:p w14:paraId="49412B9B" w14:textId="77777777" w:rsidR="00070025" w:rsidRPr="00A14E06" w:rsidRDefault="008B7CCE" w:rsidP="0084594C">
      <w:pPr>
        <w:numPr>
          <w:ilvl w:val="0"/>
          <w:numId w:val="6"/>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Pembersihan Data</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30</w:t>
      </w:r>
    </w:p>
    <w:p w14:paraId="6432BADD" w14:textId="77777777" w:rsidR="00070025" w:rsidRPr="00A14E06" w:rsidRDefault="008B7CCE" w:rsidP="0084594C">
      <w:pPr>
        <w:numPr>
          <w:ilvl w:val="0"/>
          <w:numId w:val="6"/>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Pelabelan Data</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31</w:t>
      </w:r>
    </w:p>
    <w:p w14:paraId="09379D29" w14:textId="3FB1C66B" w:rsidR="00070025" w:rsidRPr="00A14E06" w:rsidRDefault="008B7CCE" w:rsidP="0084594C">
      <w:pPr>
        <w:numPr>
          <w:ilvl w:val="0"/>
          <w:numId w:val="6"/>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 xml:space="preserve">Hasil </w:t>
      </w:r>
      <w:r w:rsidRPr="00A14E06">
        <w:rPr>
          <w:rFonts w:ascii="Times New Roman" w:eastAsia="Times New Roman" w:hAnsi="Times New Roman" w:cs="Times New Roman"/>
          <w:i/>
          <w:sz w:val="24"/>
          <w:szCs w:val="24"/>
        </w:rPr>
        <w:t>Text Preprocessing</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3</w:t>
      </w:r>
      <w:r w:rsidR="00C37BAC">
        <w:rPr>
          <w:rFonts w:ascii="Times New Roman" w:eastAsia="Times New Roman" w:hAnsi="Times New Roman" w:cs="Times New Roman"/>
          <w:sz w:val="24"/>
          <w:szCs w:val="24"/>
        </w:rPr>
        <w:t>2</w:t>
      </w:r>
    </w:p>
    <w:p w14:paraId="3594DE73" w14:textId="375CA5AA" w:rsidR="00070025" w:rsidRPr="00A14E06" w:rsidRDefault="008B7CCE" w:rsidP="0084594C">
      <w:pPr>
        <w:numPr>
          <w:ilvl w:val="0"/>
          <w:numId w:val="6"/>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Ekstraksi Fitur</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3</w:t>
      </w:r>
      <w:r w:rsidR="00C37BAC">
        <w:rPr>
          <w:rFonts w:ascii="Times New Roman" w:eastAsia="Times New Roman" w:hAnsi="Times New Roman" w:cs="Times New Roman"/>
          <w:sz w:val="24"/>
          <w:szCs w:val="24"/>
        </w:rPr>
        <w:t>4</w:t>
      </w:r>
    </w:p>
    <w:p w14:paraId="2B26B03B" w14:textId="77777777" w:rsidR="00070025" w:rsidRPr="00A14E06" w:rsidRDefault="008B7CCE" w:rsidP="0084594C">
      <w:pPr>
        <w:numPr>
          <w:ilvl w:val="0"/>
          <w:numId w:val="6"/>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Pembagian Data</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36</w:t>
      </w:r>
    </w:p>
    <w:p w14:paraId="064381BB" w14:textId="77777777" w:rsidR="00070025" w:rsidRPr="00A14E06" w:rsidRDefault="008B7CCE" w:rsidP="0084594C">
      <w:pPr>
        <w:numPr>
          <w:ilvl w:val="0"/>
          <w:numId w:val="6"/>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Klasifikasi Sentimen dengan Naive Bayes</w:t>
      </w:r>
      <w:r w:rsidRPr="00A14E06">
        <w:rPr>
          <w:rFonts w:ascii="Times New Roman" w:eastAsia="Times New Roman" w:hAnsi="Times New Roman" w:cs="Times New Roman"/>
          <w:color w:val="000000"/>
          <w:sz w:val="24"/>
          <w:szCs w:val="24"/>
        </w:rPr>
        <w:tab/>
        <w:t>3</w:t>
      </w:r>
      <w:r w:rsidRPr="00A14E06">
        <w:rPr>
          <w:rFonts w:ascii="Times New Roman" w:eastAsia="Times New Roman" w:hAnsi="Times New Roman" w:cs="Times New Roman"/>
          <w:sz w:val="24"/>
          <w:szCs w:val="24"/>
        </w:rPr>
        <w:t>7</w:t>
      </w:r>
    </w:p>
    <w:p w14:paraId="66D4A28C" w14:textId="77777777" w:rsidR="00070025" w:rsidRPr="00A14E06" w:rsidRDefault="008B7CCE" w:rsidP="0084594C">
      <w:pPr>
        <w:numPr>
          <w:ilvl w:val="0"/>
          <w:numId w:val="6"/>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Pengujian Model</w:t>
      </w:r>
      <w:r w:rsidRPr="00A14E06">
        <w:rPr>
          <w:rFonts w:ascii="Times New Roman" w:eastAsia="Times New Roman" w:hAnsi="Times New Roman" w:cs="Times New Roman"/>
          <w:color w:val="000000"/>
          <w:sz w:val="24"/>
          <w:szCs w:val="24"/>
        </w:rPr>
        <w:tab/>
        <w:t>3</w:t>
      </w:r>
      <w:r w:rsidRPr="00A14E06">
        <w:rPr>
          <w:rFonts w:ascii="Times New Roman" w:eastAsia="Times New Roman" w:hAnsi="Times New Roman" w:cs="Times New Roman"/>
          <w:sz w:val="24"/>
          <w:szCs w:val="24"/>
        </w:rPr>
        <w:t>8</w:t>
      </w:r>
    </w:p>
    <w:p w14:paraId="066CB6DF" w14:textId="1FCE2051" w:rsidR="00070025" w:rsidRPr="00A14E06" w:rsidRDefault="008B7CCE" w:rsidP="0084594C">
      <w:pPr>
        <w:numPr>
          <w:ilvl w:val="0"/>
          <w:numId w:val="6"/>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Evaluasi Hasil</w:t>
      </w:r>
      <w:r w:rsidRPr="00A14E06">
        <w:rPr>
          <w:rFonts w:ascii="Times New Roman" w:eastAsia="Times New Roman" w:hAnsi="Times New Roman" w:cs="Times New Roman"/>
          <w:color w:val="000000"/>
          <w:sz w:val="24"/>
          <w:szCs w:val="24"/>
        </w:rPr>
        <w:tab/>
        <w:t>3</w:t>
      </w:r>
      <w:r w:rsidR="00C37BAC">
        <w:rPr>
          <w:rFonts w:ascii="Times New Roman" w:eastAsia="Times New Roman" w:hAnsi="Times New Roman" w:cs="Times New Roman"/>
          <w:sz w:val="24"/>
          <w:szCs w:val="24"/>
        </w:rPr>
        <w:t>8</w:t>
      </w:r>
    </w:p>
    <w:p w14:paraId="13B02C9B" w14:textId="2E4455FB" w:rsidR="00070025" w:rsidRPr="00A14E06" w:rsidRDefault="008B7CCE" w:rsidP="0084594C">
      <w:pPr>
        <w:numPr>
          <w:ilvl w:val="0"/>
          <w:numId w:val="6"/>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Hasil Percobaan Peningkatan Model</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4</w:t>
      </w:r>
      <w:r w:rsidR="00C37BAC">
        <w:rPr>
          <w:rFonts w:ascii="Times New Roman" w:eastAsia="Times New Roman" w:hAnsi="Times New Roman" w:cs="Times New Roman"/>
          <w:color w:val="000000"/>
          <w:sz w:val="24"/>
          <w:szCs w:val="24"/>
        </w:rPr>
        <w:t>0</w:t>
      </w:r>
    </w:p>
    <w:p w14:paraId="68ABF47F" w14:textId="2A49BD4E"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4.10.1   Klasifikasi Menggunakan TF-IDF</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4</w:t>
      </w:r>
      <w:r w:rsidR="00C37BAC">
        <w:rPr>
          <w:rFonts w:ascii="Times New Roman" w:eastAsia="Times New Roman" w:hAnsi="Times New Roman" w:cs="Times New Roman"/>
          <w:color w:val="000000"/>
          <w:sz w:val="24"/>
          <w:szCs w:val="24"/>
        </w:rPr>
        <w:t>0</w:t>
      </w:r>
    </w:p>
    <w:p w14:paraId="27CFA333" w14:textId="3A140EA1"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 xml:space="preserve">4.10.2   </w:t>
      </w:r>
      <w:r w:rsidRPr="00A14E06">
        <w:rPr>
          <w:rFonts w:ascii="Times New Roman" w:eastAsia="Times New Roman" w:hAnsi="Times New Roman" w:cs="Times New Roman"/>
          <w:color w:val="000000"/>
          <w:sz w:val="24"/>
          <w:szCs w:val="24"/>
        </w:rPr>
        <w:t>Klasifikasi</w:t>
      </w:r>
      <w:r w:rsidRPr="00A14E06">
        <w:rPr>
          <w:rFonts w:ascii="Times New Roman" w:eastAsia="Times New Roman" w:hAnsi="Times New Roman" w:cs="Times New Roman"/>
          <w:sz w:val="24"/>
          <w:szCs w:val="24"/>
        </w:rPr>
        <w:t xml:space="preserve"> Menggunakan n-gram yang Berbeda</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4</w:t>
      </w:r>
      <w:r w:rsidR="00C37BAC">
        <w:rPr>
          <w:rFonts w:ascii="Times New Roman" w:eastAsia="Times New Roman" w:hAnsi="Times New Roman" w:cs="Times New Roman"/>
          <w:sz w:val="24"/>
          <w:szCs w:val="24"/>
        </w:rPr>
        <w:t>1</w:t>
      </w:r>
    </w:p>
    <w:p w14:paraId="63B4A70E"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 xml:space="preserve">4.10.3   </w:t>
      </w:r>
      <w:r w:rsidRPr="00A14E06">
        <w:rPr>
          <w:rFonts w:ascii="Times New Roman" w:eastAsia="Times New Roman" w:hAnsi="Times New Roman" w:cs="Times New Roman"/>
          <w:color w:val="000000"/>
          <w:sz w:val="24"/>
          <w:szCs w:val="24"/>
        </w:rPr>
        <w:t xml:space="preserve">Klasifikasi </w:t>
      </w:r>
      <w:r w:rsidRPr="00A14E06">
        <w:rPr>
          <w:rFonts w:ascii="Times New Roman" w:eastAsia="Times New Roman" w:hAnsi="Times New Roman" w:cs="Times New Roman"/>
          <w:sz w:val="24"/>
          <w:szCs w:val="24"/>
        </w:rPr>
        <w:t xml:space="preserve">Menggunakan Persentase Pembagian Data </w:t>
      </w:r>
    </w:p>
    <w:p w14:paraId="2479A186" w14:textId="4FC1AC4A" w:rsidR="00070025" w:rsidRPr="00A14E06" w:rsidRDefault="008B7CCE" w:rsidP="0084594C">
      <w:pPr>
        <w:pBdr>
          <w:top w:val="nil"/>
          <w:left w:val="nil"/>
          <w:bottom w:val="nil"/>
          <w:right w:val="nil"/>
          <w:between w:val="nil"/>
        </w:pBdr>
        <w:tabs>
          <w:tab w:val="left" w:leader="dot" w:pos="7371"/>
        </w:tabs>
        <w:spacing w:after="0" w:line="240" w:lineRule="auto"/>
        <w:ind w:left="1440"/>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 xml:space="preserve"> yang Berbeda</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4</w:t>
      </w:r>
      <w:r w:rsidR="00C37BAC">
        <w:rPr>
          <w:rFonts w:ascii="Times New Roman" w:eastAsia="Times New Roman" w:hAnsi="Times New Roman" w:cs="Times New Roman"/>
          <w:sz w:val="24"/>
          <w:szCs w:val="24"/>
        </w:rPr>
        <w:t>2</w:t>
      </w:r>
    </w:p>
    <w:p w14:paraId="6936588F" w14:textId="77777777" w:rsidR="00070025" w:rsidRPr="00A14E06" w:rsidRDefault="008B7CCE" w:rsidP="0084594C">
      <w:pPr>
        <w:pBdr>
          <w:top w:val="nil"/>
          <w:left w:val="nil"/>
          <w:bottom w:val="nil"/>
          <w:right w:val="nil"/>
          <w:between w:val="nil"/>
        </w:pBdr>
        <w:tabs>
          <w:tab w:val="left" w:leader="dot" w:pos="7371"/>
        </w:tabs>
        <w:spacing w:after="0" w:line="240" w:lineRule="auto"/>
        <w:ind w:left="720"/>
        <w:jc w:val="both"/>
        <w:rPr>
          <w:rFonts w:ascii="Times New Roman" w:eastAsia="Times New Roman" w:hAnsi="Times New Roman" w:cs="Times New Roman"/>
          <w:i/>
          <w:color w:val="000000"/>
          <w:sz w:val="24"/>
          <w:szCs w:val="24"/>
        </w:rPr>
      </w:pPr>
      <w:r w:rsidRPr="00A14E06">
        <w:rPr>
          <w:rFonts w:ascii="Times New Roman" w:eastAsia="Times New Roman" w:hAnsi="Times New Roman" w:cs="Times New Roman"/>
          <w:sz w:val="24"/>
          <w:szCs w:val="24"/>
        </w:rPr>
        <w:t xml:space="preserve">4.10.4   Klasifikasi Menggunakan Algoritma </w:t>
      </w:r>
      <w:r w:rsidRPr="00A14E06">
        <w:rPr>
          <w:rFonts w:ascii="Times New Roman" w:eastAsia="Times New Roman" w:hAnsi="Times New Roman" w:cs="Times New Roman"/>
          <w:i/>
          <w:sz w:val="24"/>
          <w:szCs w:val="24"/>
        </w:rPr>
        <w:t xml:space="preserve">Machine Learning </w:t>
      </w:r>
    </w:p>
    <w:p w14:paraId="64F05FB5" w14:textId="7021FFE5" w:rsidR="00070025" w:rsidRPr="00A14E06" w:rsidRDefault="008B7CCE" w:rsidP="0084594C">
      <w:pPr>
        <w:pBdr>
          <w:top w:val="nil"/>
          <w:left w:val="nil"/>
          <w:bottom w:val="nil"/>
          <w:right w:val="nil"/>
          <w:between w:val="nil"/>
        </w:pBdr>
        <w:tabs>
          <w:tab w:val="left" w:leader="dot" w:pos="7371"/>
        </w:tabs>
        <w:spacing w:after="0" w:line="240" w:lineRule="auto"/>
        <w:ind w:left="1440"/>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sz w:val="24"/>
          <w:szCs w:val="24"/>
        </w:rPr>
        <w:t xml:space="preserve"> non-Bayesian</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4</w:t>
      </w:r>
      <w:r w:rsidR="00C37BAC">
        <w:rPr>
          <w:rFonts w:ascii="Times New Roman" w:eastAsia="Times New Roman" w:hAnsi="Times New Roman" w:cs="Times New Roman"/>
          <w:sz w:val="24"/>
          <w:szCs w:val="24"/>
        </w:rPr>
        <w:t>3</w:t>
      </w:r>
    </w:p>
    <w:p w14:paraId="749482F5" w14:textId="2BC45175" w:rsidR="00070025" w:rsidRPr="00A14E06" w:rsidRDefault="008B7CCE" w:rsidP="0084594C">
      <w:pPr>
        <w:numPr>
          <w:ilvl w:val="0"/>
          <w:numId w:val="28"/>
        </w:numPr>
        <w:pBdr>
          <w:top w:val="nil"/>
          <w:left w:val="nil"/>
          <w:bottom w:val="nil"/>
          <w:right w:val="nil"/>
          <w:between w:val="nil"/>
        </w:pBdr>
        <w:tabs>
          <w:tab w:val="left" w:leader="dot" w:pos="7371"/>
        </w:tabs>
        <w:spacing w:after="0" w:line="240" w:lineRule="auto"/>
        <w:jc w:val="both"/>
        <w:rPr>
          <w:rFonts w:ascii="Times New Roman" w:eastAsia="Times New Roman" w:hAnsi="Times New Roman" w:cs="Times New Roman"/>
          <w:b/>
          <w:color w:val="000000"/>
          <w:sz w:val="24"/>
          <w:szCs w:val="24"/>
        </w:rPr>
      </w:pPr>
      <w:r w:rsidRPr="00A14E06">
        <w:rPr>
          <w:rFonts w:ascii="Times New Roman" w:eastAsia="Times New Roman" w:hAnsi="Times New Roman" w:cs="Times New Roman"/>
          <w:b/>
          <w:color w:val="000000"/>
          <w:sz w:val="24"/>
          <w:szCs w:val="24"/>
        </w:rPr>
        <w:t>PENUTUP</w:t>
      </w:r>
      <w:r w:rsidR="00A14E06" w:rsidRPr="00A14E06">
        <w:rPr>
          <w:rFonts w:ascii="Times New Roman" w:eastAsia="Times New Roman" w:hAnsi="Times New Roman" w:cs="Times New Roman"/>
          <w:b/>
          <w:color w:val="000000"/>
          <w:sz w:val="24"/>
          <w:szCs w:val="24"/>
        </w:rPr>
        <w:t xml:space="preserve"> </w:t>
      </w:r>
      <w:r w:rsidRPr="00A14E06">
        <w:rPr>
          <w:rFonts w:ascii="Times New Roman" w:eastAsia="Times New Roman" w:hAnsi="Times New Roman" w:cs="Times New Roman"/>
          <w:b/>
          <w:color w:val="000000"/>
          <w:sz w:val="24"/>
          <w:szCs w:val="24"/>
        </w:rPr>
        <w:tab/>
      </w:r>
      <w:r w:rsidRPr="00A14E06">
        <w:rPr>
          <w:rFonts w:ascii="Times New Roman" w:eastAsia="Times New Roman" w:hAnsi="Times New Roman" w:cs="Times New Roman"/>
          <w:b/>
          <w:sz w:val="24"/>
          <w:szCs w:val="24"/>
        </w:rPr>
        <w:t>4</w:t>
      </w:r>
      <w:r w:rsidR="00C37BAC">
        <w:rPr>
          <w:rFonts w:ascii="Times New Roman" w:eastAsia="Times New Roman" w:hAnsi="Times New Roman" w:cs="Times New Roman"/>
          <w:b/>
          <w:sz w:val="24"/>
          <w:szCs w:val="24"/>
        </w:rPr>
        <w:t>5</w:t>
      </w:r>
    </w:p>
    <w:p w14:paraId="0070F9E7" w14:textId="04049733" w:rsidR="00070025" w:rsidRPr="00A14E06" w:rsidRDefault="008B7CCE" w:rsidP="0084594C">
      <w:pPr>
        <w:numPr>
          <w:ilvl w:val="0"/>
          <w:numId w:val="3"/>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color w:val="000000"/>
          <w:sz w:val="24"/>
          <w:szCs w:val="24"/>
        </w:rPr>
        <w:t>Kesimpulan</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4</w:t>
      </w:r>
      <w:r w:rsidR="00C37BAC">
        <w:rPr>
          <w:rFonts w:ascii="Times New Roman" w:eastAsia="Times New Roman" w:hAnsi="Times New Roman" w:cs="Times New Roman"/>
          <w:sz w:val="24"/>
          <w:szCs w:val="24"/>
        </w:rPr>
        <w:t>5</w:t>
      </w:r>
    </w:p>
    <w:p w14:paraId="092FC101" w14:textId="31F3E7E9" w:rsidR="00070025" w:rsidRPr="00A14E06" w:rsidRDefault="008B7CCE" w:rsidP="0084594C">
      <w:pPr>
        <w:numPr>
          <w:ilvl w:val="0"/>
          <w:numId w:val="3"/>
        </w:numPr>
        <w:pBdr>
          <w:top w:val="nil"/>
          <w:left w:val="nil"/>
          <w:bottom w:val="nil"/>
          <w:right w:val="nil"/>
          <w:between w:val="nil"/>
        </w:pBdr>
        <w:tabs>
          <w:tab w:val="left" w:leader="dot" w:pos="7371"/>
        </w:tabs>
        <w:spacing w:after="0" w:line="240" w:lineRule="auto"/>
        <w:ind w:left="851" w:hanging="491"/>
        <w:jc w:val="both"/>
        <w:rPr>
          <w:rFonts w:ascii="Times New Roman" w:eastAsia="Times New Roman" w:hAnsi="Times New Roman" w:cs="Times New Roman"/>
          <w:color w:val="000000"/>
          <w:sz w:val="24"/>
          <w:szCs w:val="24"/>
        </w:rPr>
      </w:pPr>
      <w:r w:rsidRPr="00A14E06">
        <w:rPr>
          <w:rFonts w:ascii="Times New Roman" w:eastAsia="Times New Roman" w:hAnsi="Times New Roman" w:cs="Times New Roman"/>
          <w:color w:val="000000"/>
          <w:sz w:val="24"/>
          <w:szCs w:val="24"/>
        </w:rPr>
        <w:t>Saran</w:t>
      </w:r>
      <w:r w:rsidRPr="00A14E06">
        <w:rPr>
          <w:rFonts w:ascii="Times New Roman" w:eastAsia="Times New Roman" w:hAnsi="Times New Roman" w:cs="Times New Roman"/>
          <w:color w:val="000000"/>
          <w:sz w:val="24"/>
          <w:szCs w:val="24"/>
        </w:rPr>
        <w:tab/>
      </w:r>
      <w:r w:rsidRPr="00A14E06">
        <w:rPr>
          <w:rFonts w:ascii="Times New Roman" w:eastAsia="Times New Roman" w:hAnsi="Times New Roman" w:cs="Times New Roman"/>
          <w:sz w:val="24"/>
          <w:szCs w:val="24"/>
        </w:rPr>
        <w:t>4</w:t>
      </w:r>
      <w:r w:rsidR="00C37BAC">
        <w:rPr>
          <w:rFonts w:ascii="Times New Roman" w:eastAsia="Times New Roman" w:hAnsi="Times New Roman" w:cs="Times New Roman"/>
          <w:sz w:val="24"/>
          <w:szCs w:val="24"/>
        </w:rPr>
        <w:t>6</w:t>
      </w:r>
    </w:p>
    <w:p w14:paraId="080BEBAE" w14:textId="12D3591A"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DAFTAR PUSTAKA</w:t>
      </w:r>
      <w:r w:rsidR="00A14E06" w:rsidRPr="00A14E06">
        <w:rPr>
          <w:rFonts w:ascii="Times New Roman" w:eastAsia="Times New Roman" w:hAnsi="Times New Roman" w:cs="Times New Roman"/>
          <w:b/>
          <w:sz w:val="24"/>
          <w:szCs w:val="24"/>
        </w:rPr>
        <w:t xml:space="preserve"> </w:t>
      </w:r>
      <w:r w:rsidRPr="00A14E06">
        <w:rPr>
          <w:rFonts w:ascii="Times New Roman" w:eastAsia="Times New Roman" w:hAnsi="Times New Roman" w:cs="Times New Roman"/>
          <w:b/>
          <w:sz w:val="24"/>
          <w:szCs w:val="24"/>
        </w:rPr>
        <w:tab/>
        <w:t>4</w:t>
      </w:r>
      <w:r w:rsidR="00C37BAC">
        <w:rPr>
          <w:rFonts w:ascii="Times New Roman" w:eastAsia="Times New Roman" w:hAnsi="Times New Roman" w:cs="Times New Roman"/>
          <w:b/>
          <w:sz w:val="24"/>
          <w:szCs w:val="24"/>
        </w:rPr>
        <w:t>7</w:t>
      </w:r>
    </w:p>
    <w:p w14:paraId="4C5D268C" w14:textId="77777777" w:rsidR="00070025" w:rsidRPr="00A14E06" w:rsidRDefault="008B7CCE" w:rsidP="0084594C">
      <w:pPr>
        <w:tabs>
          <w:tab w:val="left" w:leader="dot" w:pos="7371"/>
        </w:tabs>
        <w:spacing w:after="0" w:line="240" w:lineRule="auto"/>
        <w:jc w:val="both"/>
        <w:rPr>
          <w:rFonts w:ascii="Times New Roman" w:eastAsia="Times New Roman" w:hAnsi="Times New Roman" w:cs="Times New Roman"/>
          <w:b/>
          <w:sz w:val="24"/>
          <w:szCs w:val="24"/>
        </w:rPr>
      </w:pPr>
      <w:r w:rsidRPr="00A14E06">
        <w:rPr>
          <w:rFonts w:ascii="Times New Roman" w:eastAsia="Times New Roman" w:hAnsi="Times New Roman" w:cs="Times New Roman"/>
          <w:b/>
          <w:sz w:val="24"/>
          <w:szCs w:val="24"/>
        </w:rPr>
        <w:t>LAMPIRAN</w:t>
      </w:r>
      <w:r w:rsidR="00A14E06" w:rsidRPr="00A14E06">
        <w:rPr>
          <w:rFonts w:ascii="Times New Roman" w:eastAsia="Times New Roman" w:hAnsi="Times New Roman" w:cs="Times New Roman"/>
          <w:b/>
          <w:sz w:val="24"/>
          <w:szCs w:val="24"/>
        </w:rPr>
        <w:t xml:space="preserve"> </w:t>
      </w:r>
      <w:r w:rsidR="00A14E06" w:rsidRPr="00A14E06">
        <w:rPr>
          <w:rFonts w:ascii="Times New Roman" w:eastAsia="Times New Roman" w:hAnsi="Times New Roman" w:cs="Times New Roman"/>
          <w:b/>
          <w:sz w:val="24"/>
          <w:szCs w:val="24"/>
        </w:rPr>
        <w:tab/>
      </w:r>
      <w:r w:rsidRPr="00A14E06">
        <w:rPr>
          <w:rFonts w:ascii="Times New Roman" w:eastAsia="Times New Roman" w:hAnsi="Times New Roman" w:cs="Times New Roman"/>
          <w:b/>
          <w:sz w:val="24"/>
          <w:szCs w:val="24"/>
        </w:rPr>
        <w:t>L-1</w:t>
      </w:r>
    </w:p>
    <w:p w14:paraId="2C9CB120" w14:textId="77777777" w:rsidR="000776A6" w:rsidRDefault="000776A6">
      <w:r>
        <w:br w:type="page"/>
      </w:r>
    </w:p>
    <w:p w14:paraId="1243D5C5" w14:textId="77777777" w:rsidR="008B7CCE" w:rsidRPr="008B7CCE" w:rsidRDefault="008B7CCE" w:rsidP="008B7CCE">
      <w:pPr>
        <w:jc w:val="center"/>
        <w:rPr>
          <w:rFonts w:ascii="Times New Roman" w:hAnsi="Times New Roman" w:cs="Times New Roman"/>
          <w:b/>
          <w:sz w:val="24"/>
          <w:szCs w:val="24"/>
        </w:rPr>
      </w:pPr>
      <w:r w:rsidRPr="008B7CCE">
        <w:rPr>
          <w:rFonts w:ascii="Times New Roman" w:hAnsi="Times New Roman" w:cs="Times New Roman"/>
          <w:b/>
          <w:sz w:val="24"/>
          <w:szCs w:val="24"/>
        </w:rPr>
        <w:lastRenderedPageBreak/>
        <w:t>DAFTAR TABEL</w:t>
      </w:r>
    </w:p>
    <w:p w14:paraId="4F6CA26F" w14:textId="77777777" w:rsidR="008B7CCE" w:rsidRPr="008B7CCE" w:rsidRDefault="008B7CCE" w:rsidP="008B7CCE">
      <w:pPr>
        <w:rPr>
          <w:rFonts w:ascii="Times New Roman" w:hAnsi="Times New Roman" w:cs="Times New Roman"/>
          <w:sz w:val="24"/>
          <w:szCs w:val="24"/>
        </w:rPr>
      </w:pPr>
    </w:p>
    <w:p w14:paraId="15A05B30" w14:textId="77777777" w:rsidR="008B7CCE" w:rsidRPr="008B7CCE" w:rsidRDefault="008B7CCE" w:rsidP="008B7CCE">
      <w:pPr>
        <w:tabs>
          <w:tab w:val="right" w:leader="dot" w:pos="7655"/>
        </w:tabs>
        <w:rPr>
          <w:rFonts w:ascii="Times New Roman" w:hAnsi="Times New Roman" w:cs="Times New Roman"/>
          <w:sz w:val="24"/>
          <w:szCs w:val="24"/>
        </w:rPr>
      </w:pPr>
    </w:p>
    <w:p w14:paraId="43D6F244" w14:textId="77777777" w:rsidR="008B7CCE" w:rsidRPr="008B7CCE" w:rsidRDefault="008B7CCE" w:rsidP="0084594C">
      <w:pPr>
        <w:tabs>
          <w:tab w:val="right" w:leader="dot" w:pos="7371"/>
        </w:tabs>
        <w:spacing w:after="0" w:line="240" w:lineRule="auto"/>
        <w:rPr>
          <w:rFonts w:ascii="Times New Roman" w:hAnsi="Times New Roman" w:cs="Times New Roman"/>
          <w:sz w:val="24"/>
          <w:szCs w:val="24"/>
        </w:rPr>
      </w:pPr>
      <w:r w:rsidRPr="008B7CCE">
        <w:rPr>
          <w:rFonts w:ascii="Times New Roman" w:hAnsi="Times New Roman" w:cs="Times New Roman"/>
          <w:sz w:val="24"/>
          <w:szCs w:val="24"/>
        </w:rPr>
        <w:t xml:space="preserve">Tabel 2.1    Representasi </w:t>
      </w:r>
      <w:r w:rsidRPr="00807930">
        <w:rPr>
          <w:rFonts w:ascii="Times New Roman" w:hAnsi="Times New Roman" w:cs="Times New Roman"/>
          <w:i/>
          <w:sz w:val="24"/>
          <w:szCs w:val="24"/>
        </w:rPr>
        <w:t>confusion matrix</w:t>
      </w:r>
      <w:r>
        <w:rPr>
          <w:rFonts w:ascii="Times New Roman" w:hAnsi="Times New Roman" w:cs="Times New Roman"/>
          <w:sz w:val="24"/>
          <w:szCs w:val="24"/>
        </w:rPr>
        <w:t xml:space="preserve"> </w:t>
      </w:r>
      <w:r>
        <w:rPr>
          <w:rFonts w:ascii="Times New Roman" w:hAnsi="Times New Roman" w:cs="Times New Roman"/>
          <w:sz w:val="24"/>
          <w:szCs w:val="24"/>
        </w:rPr>
        <w:tab/>
      </w:r>
      <w:r w:rsidR="00807930">
        <w:rPr>
          <w:rFonts w:ascii="Times New Roman" w:hAnsi="Times New Roman" w:cs="Times New Roman"/>
          <w:sz w:val="24"/>
          <w:szCs w:val="24"/>
        </w:rPr>
        <w:t>14</w:t>
      </w:r>
    </w:p>
    <w:p w14:paraId="2818EC87" w14:textId="1B70E9D3" w:rsidR="008B7CCE" w:rsidRPr="008B7CCE" w:rsidRDefault="008B7CCE" w:rsidP="0084594C">
      <w:pPr>
        <w:tabs>
          <w:tab w:val="right" w:leader="dot" w:pos="7371"/>
        </w:tabs>
        <w:spacing w:after="0" w:line="240" w:lineRule="auto"/>
        <w:rPr>
          <w:rFonts w:ascii="Times New Roman" w:hAnsi="Times New Roman" w:cs="Times New Roman"/>
          <w:sz w:val="24"/>
          <w:szCs w:val="24"/>
        </w:rPr>
      </w:pPr>
      <w:r w:rsidRPr="008B7CCE">
        <w:rPr>
          <w:rFonts w:ascii="Times New Roman" w:hAnsi="Times New Roman" w:cs="Times New Roman"/>
          <w:sz w:val="24"/>
          <w:szCs w:val="24"/>
        </w:rPr>
        <w:t>Tabel 2.2    Formula metrik evaluasi</w:t>
      </w:r>
      <w:r>
        <w:rPr>
          <w:rFonts w:ascii="Times New Roman" w:hAnsi="Times New Roman" w:cs="Times New Roman"/>
          <w:sz w:val="24"/>
          <w:szCs w:val="24"/>
        </w:rPr>
        <w:tab/>
      </w:r>
      <w:r w:rsidR="00807930">
        <w:rPr>
          <w:rFonts w:ascii="Times New Roman" w:hAnsi="Times New Roman" w:cs="Times New Roman"/>
          <w:sz w:val="24"/>
          <w:szCs w:val="24"/>
        </w:rPr>
        <w:t>15</w:t>
      </w:r>
    </w:p>
    <w:p w14:paraId="5F36B801" w14:textId="77777777" w:rsidR="008B7CCE" w:rsidRPr="008B7CCE" w:rsidRDefault="008B7CCE" w:rsidP="0084594C">
      <w:pPr>
        <w:tabs>
          <w:tab w:val="right" w:leader="dot" w:pos="7371"/>
        </w:tabs>
        <w:spacing w:after="0" w:line="240" w:lineRule="auto"/>
        <w:rPr>
          <w:rFonts w:ascii="Times New Roman" w:hAnsi="Times New Roman" w:cs="Times New Roman"/>
          <w:sz w:val="24"/>
          <w:szCs w:val="24"/>
        </w:rPr>
      </w:pPr>
      <w:r w:rsidRPr="008B7CCE">
        <w:rPr>
          <w:rFonts w:ascii="Times New Roman" w:hAnsi="Times New Roman" w:cs="Times New Roman"/>
          <w:sz w:val="24"/>
          <w:szCs w:val="24"/>
        </w:rPr>
        <w:t>Tabel 3.1    Contoh teks ulasan dan label sentimen yang diberikan</w:t>
      </w:r>
      <w:r>
        <w:rPr>
          <w:rFonts w:ascii="Times New Roman" w:hAnsi="Times New Roman" w:cs="Times New Roman"/>
          <w:sz w:val="24"/>
          <w:szCs w:val="24"/>
        </w:rPr>
        <w:t xml:space="preserve"> </w:t>
      </w:r>
      <w:r>
        <w:rPr>
          <w:rFonts w:ascii="Times New Roman" w:hAnsi="Times New Roman" w:cs="Times New Roman"/>
          <w:sz w:val="24"/>
          <w:szCs w:val="24"/>
        </w:rPr>
        <w:tab/>
      </w:r>
      <w:r w:rsidR="00807930">
        <w:rPr>
          <w:rFonts w:ascii="Times New Roman" w:hAnsi="Times New Roman" w:cs="Times New Roman"/>
          <w:sz w:val="24"/>
          <w:szCs w:val="24"/>
        </w:rPr>
        <w:t>20</w:t>
      </w:r>
    </w:p>
    <w:p w14:paraId="513DEAB5" w14:textId="77777777" w:rsidR="008B7CCE" w:rsidRPr="008B7CCE" w:rsidRDefault="008B7CCE" w:rsidP="0084594C">
      <w:pPr>
        <w:tabs>
          <w:tab w:val="right" w:leader="dot" w:pos="7371"/>
        </w:tabs>
        <w:spacing w:after="0" w:line="240" w:lineRule="auto"/>
        <w:rPr>
          <w:rFonts w:ascii="Times New Roman" w:hAnsi="Times New Roman" w:cs="Times New Roman"/>
          <w:sz w:val="24"/>
          <w:szCs w:val="24"/>
        </w:rPr>
      </w:pPr>
      <w:r w:rsidRPr="008B7CCE">
        <w:rPr>
          <w:rFonts w:ascii="Times New Roman" w:hAnsi="Times New Roman" w:cs="Times New Roman"/>
          <w:sz w:val="24"/>
          <w:szCs w:val="24"/>
        </w:rPr>
        <w:t xml:space="preserve">Tabel 3.2    Representasi </w:t>
      </w:r>
      <w:r w:rsidRPr="00C37BAC">
        <w:rPr>
          <w:rFonts w:ascii="Times New Roman" w:hAnsi="Times New Roman" w:cs="Times New Roman"/>
          <w:i/>
          <w:sz w:val="24"/>
          <w:szCs w:val="24"/>
        </w:rPr>
        <w:t>bag-of-words</w:t>
      </w:r>
      <w:r w:rsidRPr="008B7CCE">
        <w:rPr>
          <w:rFonts w:ascii="Times New Roman" w:hAnsi="Times New Roman" w:cs="Times New Roman"/>
          <w:sz w:val="24"/>
          <w:szCs w:val="24"/>
        </w:rPr>
        <w:t xml:space="preserve"> untuk corpus yang diberikan</w:t>
      </w:r>
      <w:r>
        <w:rPr>
          <w:rFonts w:ascii="Times New Roman" w:hAnsi="Times New Roman" w:cs="Times New Roman"/>
          <w:sz w:val="24"/>
          <w:szCs w:val="24"/>
        </w:rPr>
        <w:t xml:space="preserve"> </w:t>
      </w:r>
      <w:r>
        <w:rPr>
          <w:rFonts w:ascii="Times New Roman" w:hAnsi="Times New Roman" w:cs="Times New Roman"/>
          <w:sz w:val="24"/>
          <w:szCs w:val="24"/>
        </w:rPr>
        <w:tab/>
      </w:r>
      <w:r w:rsidR="00807930">
        <w:rPr>
          <w:rFonts w:ascii="Times New Roman" w:hAnsi="Times New Roman" w:cs="Times New Roman"/>
          <w:sz w:val="24"/>
          <w:szCs w:val="24"/>
        </w:rPr>
        <w:t>25</w:t>
      </w:r>
    </w:p>
    <w:p w14:paraId="00BDDCB3" w14:textId="5F30F11F" w:rsidR="008B7CCE" w:rsidRPr="008B7CCE" w:rsidRDefault="008B7CCE" w:rsidP="0084594C">
      <w:pPr>
        <w:tabs>
          <w:tab w:val="right" w:leader="dot" w:pos="7371"/>
        </w:tabs>
        <w:spacing w:after="0" w:line="240" w:lineRule="auto"/>
        <w:rPr>
          <w:rFonts w:ascii="Times New Roman" w:hAnsi="Times New Roman" w:cs="Times New Roman"/>
          <w:sz w:val="24"/>
          <w:szCs w:val="24"/>
        </w:rPr>
      </w:pPr>
      <w:r w:rsidRPr="008B7CCE">
        <w:rPr>
          <w:rFonts w:ascii="Times New Roman" w:hAnsi="Times New Roman" w:cs="Times New Roman"/>
          <w:sz w:val="24"/>
          <w:szCs w:val="24"/>
        </w:rPr>
        <w:t xml:space="preserve">Tabel 4.1    </w:t>
      </w:r>
      <w:r w:rsidR="00F46000">
        <w:rPr>
          <w:rFonts w:ascii="Times New Roman" w:hAnsi="Times New Roman" w:cs="Times New Roman"/>
          <w:sz w:val="24"/>
          <w:szCs w:val="24"/>
        </w:rPr>
        <w:t>K</w:t>
      </w:r>
      <w:r w:rsidR="00F46000" w:rsidRPr="008B7CCE">
        <w:rPr>
          <w:rFonts w:ascii="Times New Roman" w:hAnsi="Times New Roman" w:cs="Times New Roman"/>
          <w:sz w:val="24"/>
          <w:szCs w:val="24"/>
        </w:rPr>
        <w:t xml:space="preserve">olom yang dihasilkan </w:t>
      </w:r>
      <w:r w:rsidR="00F46000">
        <w:rPr>
          <w:rFonts w:ascii="Times New Roman" w:hAnsi="Times New Roman" w:cs="Times New Roman"/>
          <w:sz w:val="24"/>
          <w:szCs w:val="24"/>
        </w:rPr>
        <w:t>dalam</w:t>
      </w:r>
      <w:r w:rsidR="00F46000" w:rsidRPr="008B7CCE">
        <w:rPr>
          <w:rFonts w:ascii="Times New Roman" w:hAnsi="Times New Roman" w:cs="Times New Roman"/>
          <w:sz w:val="24"/>
          <w:szCs w:val="24"/>
        </w:rPr>
        <w:t xml:space="preserve"> </w:t>
      </w:r>
      <w:r w:rsidR="00F46000">
        <w:rPr>
          <w:rFonts w:ascii="Times New Roman" w:hAnsi="Times New Roman" w:cs="Times New Roman"/>
          <w:sz w:val="24"/>
          <w:szCs w:val="24"/>
        </w:rPr>
        <w:t>proses pengumpulan</w:t>
      </w:r>
      <w:r w:rsidR="00F46000" w:rsidRPr="008B7CCE">
        <w:rPr>
          <w:rFonts w:ascii="Times New Roman" w:hAnsi="Times New Roman" w:cs="Times New Roman"/>
          <w:sz w:val="24"/>
          <w:szCs w:val="24"/>
        </w:rPr>
        <w:t xml:space="preserve"> data</w:t>
      </w:r>
      <w:r>
        <w:rPr>
          <w:rFonts w:ascii="Times New Roman" w:hAnsi="Times New Roman" w:cs="Times New Roman"/>
          <w:sz w:val="24"/>
          <w:szCs w:val="24"/>
        </w:rPr>
        <w:tab/>
      </w:r>
      <w:r w:rsidR="00807930">
        <w:rPr>
          <w:rFonts w:ascii="Times New Roman" w:hAnsi="Times New Roman" w:cs="Times New Roman"/>
          <w:sz w:val="24"/>
          <w:szCs w:val="24"/>
        </w:rPr>
        <w:t>29</w:t>
      </w:r>
    </w:p>
    <w:p w14:paraId="0EC876B4" w14:textId="77777777" w:rsidR="008B7CCE" w:rsidRPr="008B7CCE" w:rsidRDefault="008B7CCE" w:rsidP="0084594C">
      <w:pPr>
        <w:tabs>
          <w:tab w:val="right" w:leader="dot" w:pos="7371"/>
        </w:tabs>
        <w:spacing w:after="0" w:line="240" w:lineRule="auto"/>
        <w:rPr>
          <w:rFonts w:ascii="Times New Roman" w:hAnsi="Times New Roman" w:cs="Times New Roman"/>
          <w:sz w:val="24"/>
          <w:szCs w:val="24"/>
        </w:rPr>
      </w:pPr>
      <w:r w:rsidRPr="008B7CCE">
        <w:rPr>
          <w:rFonts w:ascii="Times New Roman" w:hAnsi="Times New Roman" w:cs="Times New Roman"/>
          <w:sz w:val="24"/>
          <w:szCs w:val="24"/>
        </w:rPr>
        <w:t xml:space="preserve">Tabel 4.2    Contoh perubahan pada teks ulasan pada setiap </w:t>
      </w:r>
    </w:p>
    <w:p w14:paraId="3B7E894B" w14:textId="77777777" w:rsidR="008B7CCE" w:rsidRPr="008B7CCE" w:rsidRDefault="008B7CCE" w:rsidP="0084594C">
      <w:pPr>
        <w:tabs>
          <w:tab w:val="right" w:leader="dot" w:pos="7371"/>
        </w:tabs>
        <w:spacing w:after="0" w:line="240" w:lineRule="auto"/>
        <w:rPr>
          <w:rFonts w:ascii="Times New Roman" w:hAnsi="Times New Roman" w:cs="Times New Roman"/>
          <w:sz w:val="24"/>
          <w:szCs w:val="24"/>
        </w:rPr>
      </w:pPr>
      <w:r w:rsidRPr="008B7CCE">
        <w:rPr>
          <w:rFonts w:ascii="Times New Roman" w:hAnsi="Times New Roman" w:cs="Times New Roman"/>
          <w:sz w:val="24"/>
          <w:szCs w:val="24"/>
        </w:rPr>
        <w:t xml:space="preserve">                   tahapan </w:t>
      </w:r>
      <w:r w:rsidRPr="00807930">
        <w:rPr>
          <w:rFonts w:ascii="Times New Roman" w:hAnsi="Times New Roman" w:cs="Times New Roman"/>
          <w:i/>
          <w:sz w:val="24"/>
          <w:szCs w:val="24"/>
        </w:rPr>
        <w:t>preprocessing</w:t>
      </w:r>
      <w:r>
        <w:rPr>
          <w:rFonts w:ascii="Times New Roman" w:hAnsi="Times New Roman" w:cs="Times New Roman"/>
          <w:sz w:val="24"/>
          <w:szCs w:val="24"/>
        </w:rPr>
        <w:t xml:space="preserve"> </w:t>
      </w:r>
      <w:r>
        <w:rPr>
          <w:rFonts w:ascii="Times New Roman" w:hAnsi="Times New Roman" w:cs="Times New Roman"/>
          <w:sz w:val="24"/>
          <w:szCs w:val="24"/>
        </w:rPr>
        <w:tab/>
      </w:r>
      <w:r w:rsidR="00807930">
        <w:rPr>
          <w:rFonts w:ascii="Times New Roman" w:hAnsi="Times New Roman" w:cs="Times New Roman"/>
          <w:sz w:val="24"/>
          <w:szCs w:val="24"/>
        </w:rPr>
        <w:t>33</w:t>
      </w:r>
    </w:p>
    <w:p w14:paraId="0065E68B" w14:textId="77777777" w:rsidR="008B7CCE" w:rsidRPr="008B7CCE" w:rsidRDefault="008B7CCE" w:rsidP="0084594C">
      <w:pPr>
        <w:tabs>
          <w:tab w:val="right" w:leader="dot" w:pos="7371"/>
        </w:tabs>
        <w:spacing w:after="0" w:line="240" w:lineRule="auto"/>
        <w:rPr>
          <w:rFonts w:ascii="Times New Roman" w:hAnsi="Times New Roman" w:cs="Times New Roman"/>
          <w:sz w:val="24"/>
          <w:szCs w:val="24"/>
        </w:rPr>
      </w:pPr>
      <w:r w:rsidRPr="008B7CCE">
        <w:rPr>
          <w:rFonts w:ascii="Times New Roman" w:hAnsi="Times New Roman" w:cs="Times New Roman"/>
          <w:sz w:val="24"/>
          <w:szCs w:val="24"/>
        </w:rPr>
        <w:t>Tabel 4.3    Daftar 10 kata dengan frekuensi kemunculan terbanyak</w:t>
      </w:r>
      <w:r>
        <w:rPr>
          <w:rFonts w:ascii="Times New Roman" w:hAnsi="Times New Roman" w:cs="Times New Roman"/>
          <w:sz w:val="24"/>
          <w:szCs w:val="24"/>
        </w:rPr>
        <w:t xml:space="preserve"> </w:t>
      </w:r>
      <w:r>
        <w:rPr>
          <w:rFonts w:ascii="Times New Roman" w:hAnsi="Times New Roman" w:cs="Times New Roman"/>
          <w:sz w:val="24"/>
          <w:szCs w:val="24"/>
        </w:rPr>
        <w:tab/>
      </w:r>
      <w:r w:rsidR="00807930">
        <w:rPr>
          <w:rFonts w:ascii="Times New Roman" w:hAnsi="Times New Roman" w:cs="Times New Roman"/>
          <w:sz w:val="24"/>
          <w:szCs w:val="24"/>
        </w:rPr>
        <w:t>35</w:t>
      </w:r>
    </w:p>
    <w:p w14:paraId="604A07A9" w14:textId="7E3F8EB2" w:rsidR="008B7CCE" w:rsidRPr="008B7CCE" w:rsidRDefault="008B7CCE" w:rsidP="0084594C">
      <w:pPr>
        <w:tabs>
          <w:tab w:val="right" w:leader="dot" w:pos="7371"/>
        </w:tabs>
        <w:spacing w:after="0" w:line="240" w:lineRule="auto"/>
        <w:rPr>
          <w:rFonts w:ascii="Times New Roman" w:hAnsi="Times New Roman" w:cs="Times New Roman"/>
          <w:sz w:val="24"/>
          <w:szCs w:val="24"/>
        </w:rPr>
      </w:pPr>
      <w:r w:rsidRPr="008B7CCE">
        <w:rPr>
          <w:rFonts w:ascii="Times New Roman" w:hAnsi="Times New Roman" w:cs="Times New Roman"/>
          <w:sz w:val="24"/>
          <w:szCs w:val="24"/>
        </w:rPr>
        <w:t>Tabel 4.4    Daftar 10 istilah dengan nilai TF-IDF terbesar</w:t>
      </w:r>
      <w:r>
        <w:rPr>
          <w:rFonts w:ascii="Times New Roman" w:hAnsi="Times New Roman" w:cs="Times New Roman"/>
          <w:sz w:val="24"/>
          <w:szCs w:val="24"/>
        </w:rPr>
        <w:t xml:space="preserve"> </w:t>
      </w:r>
      <w:r>
        <w:rPr>
          <w:rFonts w:ascii="Times New Roman" w:hAnsi="Times New Roman" w:cs="Times New Roman"/>
          <w:sz w:val="24"/>
          <w:szCs w:val="24"/>
        </w:rPr>
        <w:tab/>
      </w:r>
      <w:r w:rsidR="00807930">
        <w:rPr>
          <w:rFonts w:ascii="Times New Roman" w:hAnsi="Times New Roman" w:cs="Times New Roman"/>
          <w:sz w:val="24"/>
          <w:szCs w:val="24"/>
        </w:rPr>
        <w:t>3</w:t>
      </w:r>
      <w:r w:rsidR="00E659A8">
        <w:rPr>
          <w:rFonts w:ascii="Times New Roman" w:hAnsi="Times New Roman" w:cs="Times New Roman"/>
          <w:sz w:val="24"/>
          <w:szCs w:val="24"/>
        </w:rPr>
        <w:t>5</w:t>
      </w:r>
    </w:p>
    <w:p w14:paraId="1314BBD6" w14:textId="77777777" w:rsidR="008B7CCE" w:rsidRPr="008B7CCE" w:rsidRDefault="008B7CCE" w:rsidP="0084594C">
      <w:pPr>
        <w:tabs>
          <w:tab w:val="right" w:leader="dot" w:pos="7371"/>
        </w:tabs>
        <w:spacing w:after="0" w:line="240" w:lineRule="auto"/>
        <w:rPr>
          <w:rFonts w:ascii="Times New Roman" w:hAnsi="Times New Roman" w:cs="Times New Roman"/>
          <w:sz w:val="24"/>
          <w:szCs w:val="24"/>
        </w:rPr>
      </w:pPr>
      <w:r w:rsidRPr="008B7CCE">
        <w:rPr>
          <w:rFonts w:ascii="Times New Roman" w:hAnsi="Times New Roman" w:cs="Times New Roman"/>
          <w:sz w:val="24"/>
          <w:szCs w:val="24"/>
        </w:rPr>
        <w:t>Tabel 4.5    Pengujian menggunakan set data uji</w:t>
      </w:r>
      <w:r>
        <w:rPr>
          <w:rFonts w:ascii="Times New Roman" w:hAnsi="Times New Roman" w:cs="Times New Roman"/>
          <w:sz w:val="24"/>
          <w:szCs w:val="24"/>
        </w:rPr>
        <w:tab/>
      </w:r>
      <w:r w:rsidR="00807930">
        <w:rPr>
          <w:rFonts w:ascii="Times New Roman" w:hAnsi="Times New Roman" w:cs="Times New Roman"/>
          <w:sz w:val="24"/>
          <w:szCs w:val="24"/>
        </w:rPr>
        <w:t>38</w:t>
      </w:r>
    </w:p>
    <w:p w14:paraId="1D76AFA6" w14:textId="3E8CD0BC" w:rsidR="00070025" w:rsidRPr="008B7CCE" w:rsidRDefault="008B7CCE" w:rsidP="0084594C">
      <w:pPr>
        <w:tabs>
          <w:tab w:val="right" w:leader="dot" w:pos="7371"/>
        </w:tabs>
        <w:spacing w:after="0" w:line="240" w:lineRule="auto"/>
        <w:rPr>
          <w:rFonts w:ascii="Times New Roman" w:hAnsi="Times New Roman" w:cs="Times New Roman"/>
          <w:sz w:val="24"/>
          <w:szCs w:val="24"/>
        </w:rPr>
      </w:pPr>
      <w:r w:rsidRPr="008B7CCE">
        <w:rPr>
          <w:rFonts w:ascii="Times New Roman" w:hAnsi="Times New Roman" w:cs="Times New Roman"/>
          <w:sz w:val="24"/>
          <w:szCs w:val="24"/>
        </w:rPr>
        <w:t>Tabel 4.6    Pengujian menggunakan set data baru</w:t>
      </w:r>
      <w:r>
        <w:rPr>
          <w:rFonts w:ascii="Times New Roman" w:hAnsi="Times New Roman" w:cs="Times New Roman"/>
          <w:sz w:val="24"/>
          <w:szCs w:val="24"/>
        </w:rPr>
        <w:tab/>
      </w:r>
      <w:r w:rsidR="00807930">
        <w:rPr>
          <w:rFonts w:ascii="Times New Roman" w:hAnsi="Times New Roman" w:cs="Times New Roman"/>
          <w:sz w:val="24"/>
          <w:szCs w:val="24"/>
        </w:rPr>
        <w:t>3</w:t>
      </w:r>
      <w:r w:rsidR="00E659A8">
        <w:rPr>
          <w:rFonts w:ascii="Times New Roman" w:hAnsi="Times New Roman" w:cs="Times New Roman"/>
          <w:sz w:val="24"/>
          <w:szCs w:val="24"/>
        </w:rPr>
        <w:t>8</w:t>
      </w:r>
    </w:p>
    <w:p w14:paraId="6D3D41E7" w14:textId="77777777" w:rsidR="00070025" w:rsidRDefault="00070025"/>
    <w:p w14:paraId="62162983" w14:textId="77777777" w:rsidR="00070025" w:rsidRDefault="008B7CCE" w:rsidP="008B7CCE">
      <w:pPr>
        <w:spacing w:after="0" w:line="360" w:lineRule="auto"/>
        <w:jc w:val="center"/>
        <w:rPr>
          <w:rFonts w:ascii="Times New Roman" w:eastAsia="Times New Roman" w:hAnsi="Times New Roman" w:cs="Times New Roman"/>
          <w:b/>
          <w:sz w:val="24"/>
          <w:szCs w:val="24"/>
        </w:rPr>
      </w:pPr>
      <w:r>
        <w:br w:type="page"/>
      </w:r>
      <w:r>
        <w:rPr>
          <w:rFonts w:ascii="Times New Roman" w:eastAsia="Times New Roman" w:hAnsi="Times New Roman" w:cs="Times New Roman"/>
          <w:b/>
          <w:sz w:val="24"/>
          <w:szCs w:val="24"/>
        </w:rPr>
        <w:lastRenderedPageBreak/>
        <w:t>DAFTAR GAMBAR</w:t>
      </w:r>
    </w:p>
    <w:p w14:paraId="07436454" w14:textId="77777777" w:rsidR="00070025" w:rsidRDefault="00070025">
      <w:pPr>
        <w:spacing w:after="0" w:line="360" w:lineRule="auto"/>
        <w:jc w:val="center"/>
        <w:rPr>
          <w:rFonts w:ascii="Times New Roman" w:eastAsia="Times New Roman" w:hAnsi="Times New Roman" w:cs="Times New Roman"/>
          <w:b/>
          <w:sz w:val="24"/>
          <w:szCs w:val="24"/>
        </w:rPr>
      </w:pPr>
    </w:p>
    <w:p w14:paraId="3F6CA6E8" w14:textId="77777777" w:rsidR="008B7CCE" w:rsidRDefault="008B7CCE">
      <w:pPr>
        <w:spacing w:after="0" w:line="360" w:lineRule="auto"/>
        <w:jc w:val="center"/>
        <w:rPr>
          <w:rFonts w:ascii="Times New Roman" w:eastAsia="Times New Roman" w:hAnsi="Times New Roman" w:cs="Times New Roman"/>
          <w:b/>
          <w:sz w:val="24"/>
          <w:szCs w:val="24"/>
        </w:rPr>
      </w:pPr>
    </w:p>
    <w:p w14:paraId="6BFE584A" w14:textId="09D35B3A"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2.1    Pendekatan-pendekatan analisis sentimen </w:t>
      </w:r>
      <w:r w:rsidR="006E67A4">
        <w:rPr>
          <w:rFonts w:ascii="Times New Roman" w:eastAsia="Times New Roman" w:hAnsi="Times New Roman" w:cs="Times New Roman"/>
          <w:sz w:val="24"/>
          <w:szCs w:val="24"/>
        </w:rPr>
        <w:t>[1]</w:t>
      </w:r>
      <w:r>
        <w:rPr>
          <w:rFonts w:ascii="Times New Roman" w:eastAsia="Times New Roman" w:hAnsi="Times New Roman" w:cs="Times New Roman"/>
          <w:sz w:val="24"/>
          <w:szCs w:val="24"/>
        </w:rPr>
        <w:tab/>
      </w:r>
      <w:r w:rsidR="002E661E">
        <w:rPr>
          <w:rFonts w:ascii="Times New Roman" w:eastAsia="Times New Roman" w:hAnsi="Times New Roman" w:cs="Times New Roman"/>
          <w:sz w:val="24"/>
          <w:szCs w:val="24"/>
        </w:rPr>
        <w:t>10</w:t>
      </w:r>
    </w:p>
    <w:p w14:paraId="178E09B1" w14:textId="62F87802"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2.2    Ilustrasi dari </w:t>
      </w:r>
      <w:r w:rsidRPr="00691CAD">
        <w:rPr>
          <w:rFonts w:ascii="Times New Roman" w:eastAsia="Times New Roman" w:hAnsi="Times New Roman" w:cs="Times New Roman"/>
          <w:i/>
          <w:sz w:val="24"/>
          <w:szCs w:val="24"/>
        </w:rPr>
        <w:t>decision tree</w:t>
      </w:r>
      <w:r>
        <w:rPr>
          <w:rFonts w:ascii="Times New Roman" w:eastAsia="Times New Roman" w:hAnsi="Times New Roman" w:cs="Times New Roman"/>
          <w:sz w:val="24"/>
          <w:szCs w:val="24"/>
        </w:rPr>
        <w:t xml:space="preserve"> </w:t>
      </w:r>
      <w:r w:rsidR="00287938">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13</w:t>
      </w:r>
    </w:p>
    <w:p w14:paraId="3F169A0D" w14:textId="2561BAC3"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2.3    Ilustrasi dari </w:t>
      </w:r>
      <w:r w:rsidRPr="00691CAD">
        <w:rPr>
          <w:rFonts w:ascii="Times New Roman" w:eastAsia="Times New Roman" w:hAnsi="Times New Roman" w:cs="Times New Roman"/>
          <w:i/>
          <w:sz w:val="24"/>
          <w:szCs w:val="24"/>
        </w:rPr>
        <w:t>random forest</w:t>
      </w:r>
      <w:r w:rsidR="008B045E">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13</w:t>
      </w:r>
    </w:p>
    <w:p w14:paraId="6120BAE3"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    Gambaran alur penelitian</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18</w:t>
      </w:r>
    </w:p>
    <w:p w14:paraId="3FAE9252"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3.2    Contoh perbedaan hasil </w:t>
      </w:r>
      <w:r>
        <w:rPr>
          <w:rFonts w:ascii="Times New Roman" w:eastAsia="Times New Roman" w:hAnsi="Times New Roman" w:cs="Times New Roman"/>
          <w:i/>
          <w:sz w:val="24"/>
          <w:szCs w:val="24"/>
        </w:rPr>
        <w:t>stemming</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lemmatization</w:t>
      </w:r>
      <w:r w:rsidRPr="008B7CCE">
        <w:rPr>
          <w:rFonts w:ascii="Times New Roman" w:eastAsia="Times New Roman" w:hAnsi="Times New Roman" w:cs="Times New Roman"/>
          <w:sz w:val="24"/>
          <w:szCs w:val="24"/>
        </w:rPr>
        <w:tab/>
        <w:t xml:space="preserve"> </w:t>
      </w:r>
      <w:r w:rsidR="00807930">
        <w:rPr>
          <w:rFonts w:ascii="Times New Roman" w:eastAsia="Times New Roman" w:hAnsi="Times New Roman" w:cs="Times New Roman"/>
          <w:sz w:val="24"/>
          <w:szCs w:val="24"/>
        </w:rPr>
        <w:t>23</w:t>
      </w:r>
    </w:p>
    <w:p w14:paraId="2730374C"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3.3    Ilustrasi pembagian data menjadi data latih dan uji </w:t>
      </w:r>
    </w:p>
    <w:p w14:paraId="7FC61A79"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dengan rasio 80:20</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27</w:t>
      </w:r>
    </w:p>
    <w:p w14:paraId="6DF2992D"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Gambar 4.1    Google Play ID untuk aplikasi Amazon Shopping</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28</w:t>
      </w:r>
    </w:p>
    <w:p w14:paraId="0EEB520E"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4.2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 xml:space="preserve">untuk mengambil ulasan aplikasi </w:t>
      </w:r>
    </w:p>
    <w:p w14:paraId="74B79C8E"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Amazon Shopping</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28</w:t>
      </w:r>
    </w:p>
    <w:p w14:paraId="42FDD9A3" w14:textId="07B19551"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4.3    Dataset </w:t>
      </w:r>
      <w:r>
        <w:rPr>
          <w:rFonts w:ascii="Times New Roman" w:eastAsia="Times New Roman" w:hAnsi="Times New Roman" w:cs="Times New Roman"/>
          <w:i/>
          <w:sz w:val="24"/>
          <w:szCs w:val="24"/>
        </w:rPr>
        <w:t>reviews_raw.csv</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30</w:t>
      </w:r>
    </w:p>
    <w:p w14:paraId="6BF27C5F" w14:textId="3EDAA94F"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4.4    Dataset </w:t>
      </w:r>
      <w:r>
        <w:rPr>
          <w:rFonts w:ascii="Times New Roman" w:eastAsia="Times New Roman" w:hAnsi="Times New Roman" w:cs="Times New Roman"/>
          <w:i/>
          <w:sz w:val="24"/>
          <w:szCs w:val="24"/>
        </w:rPr>
        <w:t>reviews_clean.csv</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30</w:t>
      </w:r>
    </w:p>
    <w:p w14:paraId="509A4B90"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Gambar 4.5    Distribusi rating yang diberikan pengulas</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31</w:t>
      </w:r>
    </w:p>
    <w:p w14:paraId="4A51A150"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Gambar 4.6    Distribusi sentimen ulasan berdasarkan rating</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31</w:t>
      </w:r>
    </w:p>
    <w:p w14:paraId="606EF0C5" w14:textId="44F74A5E"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4.7    Dataset </w:t>
      </w:r>
      <w:r>
        <w:rPr>
          <w:rFonts w:ascii="Times New Roman" w:eastAsia="Times New Roman" w:hAnsi="Times New Roman" w:cs="Times New Roman"/>
          <w:i/>
          <w:sz w:val="24"/>
          <w:szCs w:val="24"/>
        </w:rPr>
        <w:t>reviews_labelled.csv</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32</w:t>
      </w:r>
    </w:p>
    <w:p w14:paraId="72C8703C" w14:textId="599153C2"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4.8    Dataset </w:t>
      </w:r>
      <w:r>
        <w:rPr>
          <w:rFonts w:ascii="Times New Roman" w:eastAsia="Times New Roman" w:hAnsi="Times New Roman" w:cs="Times New Roman"/>
          <w:i/>
          <w:sz w:val="24"/>
          <w:szCs w:val="24"/>
        </w:rPr>
        <w:t>reviews_postprocessing.csv</w:t>
      </w:r>
      <w:r w:rsidR="00E659A8">
        <w:rPr>
          <w:rFonts w:ascii="Times New Roman" w:eastAsia="Times New Roman" w:hAnsi="Times New Roman" w:cs="Times New Roman"/>
          <w:sz w:val="24"/>
          <w:szCs w:val="24"/>
        </w:rPr>
        <w:t xml:space="preserve"> </w:t>
      </w:r>
      <w:r w:rsidRPr="008B7CCE">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3</w:t>
      </w:r>
      <w:r w:rsidR="00E659A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p>
    <w:p w14:paraId="0E869AE5"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4.9    Representasi </w:t>
      </w:r>
      <w:r>
        <w:rPr>
          <w:rFonts w:ascii="Times New Roman" w:eastAsia="Times New Roman" w:hAnsi="Times New Roman" w:cs="Times New Roman"/>
          <w:i/>
          <w:sz w:val="24"/>
          <w:szCs w:val="24"/>
        </w:rPr>
        <w:t>word clouds</w:t>
      </w:r>
      <w:r>
        <w:rPr>
          <w:rFonts w:ascii="Times New Roman" w:eastAsia="Times New Roman" w:hAnsi="Times New Roman" w:cs="Times New Roman"/>
          <w:sz w:val="24"/>
          <w:szCs w:val="24"/>
        </w:rPr>
        <w:t xml:space="preserve"> untuk setiap kelas </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34</w:t>
      </w:r>
    </w:p>
    <w:p w14:paraId="5CF108A6" w14:textId="71EB20D0"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proofErr w:type="gramStart"/>
      <w:r>
        <w:rPr>
          <w:rFonts w:ascii="Times New Roman" w:eastAsia="Times New Roman" w:hAnsi="Times New Roman" w:cs="Times New Roman"/>
          <w:sz w:val="24"/>
          <w:szCs w:val="24"/>
        </w:rPr>
        <w:t xml:space="preserve">4.10  </w:t>
      </w:r>
      <w:r w:rsidRPr="00E659A8">
        <w:rPr>
          <w:rFonts w:ascii="Times New Roman" w:eastAsia="Times New Roman" w:hAnsi="Times New Roman" w:cs="Times New Roman"/>
          <w:i/>
          <w:sz w:val="24"/>
          <w:szCs w:val="24"/>
        </w:rPr>
        <w:t>Source</w:t>
      </w:r>
      <w:proofErr w:type="gramEnd"/>
      <w:r w:rsidRPr="00E659A8">
        <w:rPr>
          <w:rFonts w:ascii="Times New Roman" w:eastAsia="Times New Roman" w:hAnsi="Times New Roman" w:cs="Times New Roman"/>
          <w:i/>
          <w:sz w:val="24"/>
          <w:szCs w:val="24"/>
        </w:rPr>
        <w:t xml:space="preserve"> code</w:t>
      </w:r>
      <w:r>
        <w:rPr>
          <w:rFonts w:ascii="Times New Roman" w:eastAsia="Times New Roman" w:hAnsi="Times New Roman" w:cs="Times New Roman"/>
          <w:sz w:val="24"/>
          <w:szCs w:val="24"/>
        </w:rPr>
        <w:t xml:space="preserve"> proses ekstraksi fitur</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3</w:t>
      </w:r>
      <w:r w:rsidR="00E659A8">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p>
    <w:p w14:paraId="25E5B0C2"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proofErr w:type="gramStart"/>
      <w:r>
        <w:rPr>
          <w:rFonts w:ascii="Times New Roman" w:eastAsia="Times New Roman" w:hAnsi="Times New Roman" w:cs="Times New Roman"/>
          <w:sz w:val="24"/>
          <w:szCs w:val="24"/>
        </w:rPr>
        <w:t xml:space="preserve">4.11  </w:t>
      </w:r>
      <w:r w:rsidRPr="00E659A8">
        <w:rPr>
          <w:rFonts w:ascii="Times New Roman" w:eastAsia="Times New Roman" w:hAnsi="Times New Roman" w:cs="Times New Roman"/>
          <w:i/>
          <w:sz w:val="24"/>
          <w:szCs w:val="24"/>
        </w:rPr>
        <w:t>Source</w:t>
      </w:r>
      <w:proofErr w:type="gramEnd"/>
      <w:r w:rsidRPr="00E659A8">
        <w:rPr>
          <w:rFonts w:ascii="Times New Roman" w:eastAsia="Times New Roman" w:hAnsi="Times New Roman" w:cs="Times New Roman"/>
          <w:i/>
          <w:sz w:val="24"/>
          <w:szCs w:val="24"/>
        </w:rPr>
        <w:t xml:space="preserve"> code</w:t>
      </w:r>
      <w:r>
        <w:rPr>
          <w:rFonts w:ascii="Times New Roman" w:eastAsia="Times New Roman" w:hAnsi="Times New Roman" w:cs="Times New Roman"/>
          <w:sz w:val="24"/>
          <w:szCs w:val="24"/>
        </w:rPr>
        <w:t xml:space="preserve"> untuk proses pembagian data </w:t>
      </w:r>
      <w:r w:rsidR="00807930">
        <w:rPr>
          <w:rFonts w:ascii="Times New Roman" w:eastAsia="Times New Roman" w:hAnsi="Times New Roman" w:cs="Times New Roman"/>
          <w:sz w:val="24"/>
          <w:szCs w:val="24"/>
        </w:rPr>
        <w:tab/>
        <w:t>36</w:t>
      </w:r>
    </w:p>
    <w:p w14:paraId="77BABDE4"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proofErr w:type="gramStart"/>
      <w:r>
        <w:rPr>
          <w:rFonts w:ascii="Times New Roman" w:eastAsia="Times New Roman" w:hAnsi="Times New Roman" w:cs="Times New Roman"/>
          <w:sz w:val="24"/>
          <w:szCs w:val="24"/>
        </w:rPr>
        <w:t>4.12  Data</w:t>
      </w:r>
      <w:proofErr w:type="gramEnd"/>
      <w:r>
        <w:rPr>
          <w:rFonts w:ascii="Times New Roman" w:eastAsia="Times New Roman" w:hAnsi="Times New Roman" w:cs="Times New Roman"/>
          <w:sz w:val="24"/>
          <w:szCs w:val="24"/>
        </w:rPr>
        <w:t xml:space="preserve"> ulasan yang telah dibagi menjadi dua set, yaitu </w:t>
      </w:r>
    </w:p>
    <w:p w14:paraId="5213D59A" w14:textId="25F99EA2"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latih dan data uji</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3</w:t>
      </w:r>
      <w:r w:rsidR="00E659A8">
        <w:rPr>
          <w:rFonts w:ascii="Times New Roman" w:eastAsia="Times New Roman" w:hAnsi="Times New Roman" w:cs="Times New Roman"/>
          <w:sz w:val="24"/>
          <w:szCs w:val="24"/>
        </w:rPr>
        <w:t>6</w:t>
      </w:r>
    </w:p>
    <w:p w14:paraId="5DF665DC"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proofErr w:type="gramStart"/>
      <w:r>
        <w:rPr>
          <w:rFonts w:ascii="Times New Roman" w:eastAsia="Times New Roman" w:hAnsi="Times New Roman" w:cs="Times New Roman"/>
          <w:sz w:val="24"/>
          <w:szCs w:val="24"/>
        </w:rPr>
        <w:t xml:space="preserve">4.13  </w:t>
      </w:r>
      <w:r>
        <w:rPr>
          <w:rFonts w:ascii="Times New Roman" w:eastAsia="Times New Roman" w:hAnsi="Times New Roman" w:cs="Times New Roman"/>
          <w:i/>
          <w:sz w:val="24"/>
          <w:szCs w:val="24"/>
        </w:rPr>
        <w:t>Source</w:t>
      </w:r>
      <w:proofErr w:type="gramEnd"/>
      <w:r>
        <w:rPr>
          <w:rFonts w:ascii="Times New Roman" w:eastAsia="Times New Roman" w:hAnsi="Times New Roman" w:cs="Times New Roman"/>
          <w:i/>
          <w:sz w:val="24"/>
          <w:szCs w:val="24"/>
        </w:rPr>
        <w:t xml:space="preserve"> code</w:t>
      </w:r>
      <w:r>
        <w:rPr>
          <w:rFonts w:ascii="Times New Roman" w:eastAsia="Times New Roman" w:hAnsi="Times New Roman" w:cs="Times New Roman"/>
          <w:sz w:val="24"/>
          <w:szCs w:val="24"/>
        </w:rPr>
        <w:t xml:space="preserve"> implementasi klasifikasi sentimen dengan </w:t>
      </w:r>
    </w:p>
    <w:p w14:paraId="50AE9EDC" w14:textId="52332BEE"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Naive Bayes</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3</w:t>
      </w:r>
      <w:r w:rsidR="00E659A8">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p>
    <w:p w14:paraId="56113403" w14:textId="205D5262"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proofErr w:type="gramStart"/>
      <w:r>
        <w:rPr>
          <w:rFonts w:ascii="Times New Roman" w:eastAsia="Times New Roman" w:hAnsi="Times New Roman" w:cs="Times New Roman"/>
          <w:sz w:val="24"/>
          <w:szCs w:val="24"/>
        </w:rPr>
        <w:t xml:space="preserve">4.14  </w:t>
      </w:r>
      <w:r>
        <w:rPr>
          <w:rFonts w:ascii="Times New Roman" w:eastAsia="Times New Roman" w:hAnsi="Times New Roman" w:cs="Times New Roman"/>
          <w:i/>
          <w:sz w:val="24"/>
          <w:szCs w:val="24"/>
        </w:rPr>
        <w:t>Confusion</w:t>
      </w:r>
      <w:proofErr w:type="gramEnd"/>
      <w:r>
        <w:rPr>
          <w:rFonts w:ascii="Times New Roman" w:eastAsia="Times New Roman" w:hAnsi="Times New Roman" w:cs="Times New Roman"/>
          <w:i/>
          <w:sz w:val="24"/>
          <w:szCs w:val="24"/>
        </w:rPr>
        <w:t xml:space="preserve"> matrix</w:t>
      </w:r>
      <w:r>
        <w:rPr>
          <w:rFonts w:ascii="Times New Roman" w:eastAsia="Times New Roman" w:hAnsi="Times New Roman" w:cs="Times New Roman"/>
          <w:sz w:val="24"/>
          <w:szCs w:val="24"/>
        </w:rPr>
        <w:t xml:space="preserve"> untuk setiap model Naive Bayes</w:t>
      </w:r>
      <w:r>
        <w:rPr>
          <w:rFonts w:ascii="Times New Roman" w:eastAsia="Times New Roman" w:hAnsi="Times New Roman" w:cs="Times New Roman"/>
          <w:sz w:val="24"/>
          <w:szCs w:val="24"/>
        </w:rPr>
        <w:tab/>
      </w:r>
      <w:r w:rsidR="008B1440">
        <w:rPr>
          <w:rFonts w:ascii="Times New Roman" w:eastAsia="Times New Roman" w:hAnsi="Times New Roman" w:cs="Times New Roman"/>
          <w:sz w:val="24"/>
          <w:szCs w:val="24"/>
        </w:rPr>
        <w:t>39</w:t>
      </w:r>
    </w:p>
    <w:p w14:paraId="6D054BFA" w14:textId="7AB784CD"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proofErr w:type="gramStart"/>
      <w:r>
        <w:rPr>
          <w:rFonts w:ascii="Times New Roman" w:eastAsia="Times New Roman" w:hAnsi="Times New Roman" w:cs="Times New Roman"/>
          <w:sz w:val="24"/>
          <w:szCs w:val="24"/>
        </w:rPr>
        <w:t>4.15  Perbandingan</w:t>
      </w:r>
      <w:proofErr w:type="gramEnd"/>
      <w:r>
        <w:rPr>
          <w:rFonts w:ascii="Times New Roman" w:eastAsia="Times New Roman" w:hAnsi="Times New Roman" w:cs="Times New Roman"/>
          <w:sz w:val="24"/>
          <w:szCs w:val="24"/>
        </w:rPr>
        <w:t xml:space="preserve"> performa klasifikasi algoritma Naive Bayes</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4</w:t>
      </w:r>
      <w:r w:rsidR="008B1440">
        <w:rPr>
          <w:rFonts w:ascii="Times New Roman" w:eastAsia="Times New Roman" w:hAnsi="Times New Roman" w:cs="Times New Roman"/>
          <w:sz w:val="24"/>
          <w:szCs w:val="24"/>
        </w:rPr>
        <w:t>0</w:t>
      </w:r>
    </w:p>
    <w:p w14:paraId="7F409D71"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proofErr w:type="gramStart"/>
      <w:r>
        <w:rPr>
          <w:rFonts w:ascii="Times New Roman" w:eastAsia="Times New Roman" w:hAnsi="Times New Roman" w:cs="Times New Roman"/>
          <w:sz w:val="24"/>
          <w:szCs w:val="24"/>
        </w:rPr>
        <w:t>4.16  Perbandingan</w:t>
      </w:r>
      <w:proofErr w:type="gramEnd"/>
      <w:r>
        <w:rPr>
          <w:rFonts w:ascii="Times New Roman" w:eastAsia="Times New Roman" w:hAnsi="Times New Roman" w:cs="Times New Roman"/>
          <w:sz w:val="24"/>
          <w:szCs w:val="24"/>
        </w:rPr>
        <w:t xml:space="preserve"> performa teknik ekstraksi fitur untuk </w:t>
      </w:r>
    </w:p>
    <w:p w14:paraId="6CE50058" w14:textId="3E08C164"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model Multinomial NB</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4</w:t>
      </w:r>
      <w:r w:rsidR="008B1440">
        <w:rPr>
          <w:rFonts w:ascii="Times New Roman" w:eastAsia="Times New Roman" w:hAnsi="Times New Roman" w:cs="Times New Roman"/>
          <w:sz w:val="24"/>
          <w:szCs w:val="24"/>
        </w:rPr>
        <w:t>1</w:t>
      </w:r>
    </w:p>
    <w:p w14:paraId="284B1965" w14:textId="2D5410C0"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proofErr w:type="gramStart"/>
      <w:r>
        <w:rPr>
          <w:rFonts w:ascii="Times New Roman" w:eastAsia="Times New Roman" w:hAnsi="Times New Roman" w:cs="Times New Roman"/>
          <w:sz w:val="24"/>
          <w:szCs w:val="24"/>
        </w:rPr>
        <w:t>4.17  Akurasi</w:t>
      </w:r>
      <w:proofErr w:type="gramEnd"/>
      <w:r>
        <w:rPr>
          <w:rFonts w:ascii="Times New Roman" w:eastAsia="Times New Roman" w:hAnsi="Times New Roman" w:cs="Times New Roman"/>
          <w:sz w:val="24"/>
          <w:szCs w:val="24"/>
        </w:rPr>
        <w:t xml:space="preserve"> Multinomial NB berdasarkan perbedaan n-gram</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4</w:t>
      </w:r>
      <w:r w:rsidR="008B1440">
        <w:rPr>
          <w:rFonts w:ascii="Times New Roman" w:eastAsia="Times New Roman" w:hAnsi="Times New Roman" w:cs="Times New Roman"/>
          <w:sz w:val="24"/>
          <w:szCs w:val="24"/>
        </w:rPr>
        <w:t>2</w:t>
      </w:r>
    </w:p>
    <w:p w14:paraId="641A010B"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proofErr w:type="gramStart"/>
      <w:r>
        <w:rPr>
          <w:rFonts w:ascii="Times New Roman" w:eastAsia="Times New Roman" w:hAnsi="Times New Roman" w:cs="Times New Roman"/>
          <w:sz w:val="24"/>
          <w:szCs w:val="24"/>
        </w:rPr>
        <w:t>4.18  Akurasi</w:t>
      </w:r>
      <w:proofErr w:type="gramEnd"/>
      <w:r>
        <w:rPr>
          <w:rFonts w:ascii="Times New Roman" w:eastAsia="Times New Roman" w:hAnsi="Times New Roman" w:cs="Times New Roman"/>
          <w:sz w:val="24"/>
          <w:szCs w:val="24"/>
        </w:rPr>
        <w:t xml:space="preserve"> Multinomial NB berdasarkan perbedaan </w:t>
      </w:r>
    </w:p>
    <w:p w14:paraId="54A6FC87" w14:textId="3E502A3E"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persentase pembagian data</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4</w:t>
      </w:r>
      <w:r w:rsidR="008B1440">
        <w:rPr>
          <w:rFonts w:ascii="Times New Roman" w:eastAsia="Times New Roman" w:hAnsi="Times New Roman" w:cs="Times New Roman"/>
          <w:sz w:val="24"/>
          <w:szCs w:val="24"/>
        </w:rPr>
        <w:t>3</w:t>
      </w:r>
    </w:p>
    <w:p w14:paraId="2532B8B6" w14:textId="356F2966"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proofErr w:type="gramStart"/>
      <w:r>
        <w:rPr>
          <w:rFonts w:ascii="Times New Roman" w:eastAsia="Times New Roman" w:hAnsi="Times New Roman" w:cs="Times New Roman"/>
          <w:sz w:val="24"/>
          <w:szCs w:val="24"/>
        </w:rPr>
        <w:t>4.19  Perbandingan</w:t>
      </w:r>
      <w:proofErr w:type="gramEnd"/>
      <w:r>
        <w:rPr>
          <w:rFonts w:ascii="Times New Roman" w:eastAsia="Times New Roman" w:hAnsi="Times New Roman" w:cs="Times New Roman"/>
          <w:sz w:val="24"/>
          <w:szCs w:val="24"/>
        </w:rPr>
        <w:t xml:space="preserve"> performa klasifikasi algoritma non-bayesian</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4</w:t>
      </w:r>
      <w:r w:rsidR="008B1440">
        <w:rPr>
          <w:rFonts w:ascii="Times New Roman" w:eastAsia="Times New Roman" w:hAnsi="Times New Roman" w:cs="Times New Roman"/>
          <w:sz w:val="24"/>
          <w:szCs w:val="24"/>
        </w:rPr>
        <w:t>3</w:t>
      </w:r>
    </w:p>
    <w:p w14:paraId="25E4E6A6" w14:textId="77777777"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proofErr w:type="gramStart"/>
      <w:r>
        <w:rPr>
          <w:rFonts w:ascii="Times New Roman" w:eastAsia="Times New Roman" w:hAnsi="Times New Roman" w:cs="Times New Roman"/>
          <w:sz w:val="24"/>
          <w:szCs w:val="24"/>
        </w:rPr>
        <w:t>4.20  Perbandingan</w:t>
      </w:r>
      <w:proofErr w:type="gramEnd"/>
      <w:r>
        <w:rPr>
          <w:rFonts w:ascii="Times New Roman" w:eastAsia="Times New Roman" w:hAnsi="Times New Roman" w:cs="Times New Roman"/>
          <w:sz w:val="24"/>
          <w:szCs w:val="24"/>
        </w:rPr>
        <w:t xml:space="preserve"> akurasi semua algoritma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w:t>
      </w:r>
    </w:p>
    <w:p w14:paraId="5971418C" w14:textId="3725A2DB" w:rsidR="00070025" w:rsidRDefault="008B7CCE" w:rsidP="0084594C">
      <w:pPr>
        <w:tabs>
          <w:tab w:val="right" w:leader="dot" w:pos="7655"/>
          <w:tab w:val="left" w:pos="864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yang digunakan</w:t>
      </w:r>
      <w:r>
        <w:rPr>
          <w:rFonts w:ascii="Times New Roman" w:eastAsia="Times New Roman" w:hAnsi="Times New Roman" w:cs="Times New Roman"/>
          <w:sz w:val="24"/>
          <w:szCs w:val="24"/>
        </w:rPr>
        <w:tab/>
      </w:r>
      <w:r w:rsidR="00807930">
        <w:rPr>
          <w:rFonts w:ascii="Times New Roman" w:eastAsia="Times New Roman" w:hAnsi="Times New Roman" w:cs="Times New Roman"/>
          <w:sz w:val="24"/>
          <w:szCs w:val="24"/>
        </w:rPr>
        <w:t>4</w:t>
      </w:r>
      <w:r w:rsidR="008B1440">
        <w:rPr>
          <w:rFonts w:ascii="Times New Roman" w:eastAsia="Times New Roman" w:hAnsi="Times New Roman" w:cs="Times New Roman"/>
          <w:sz w:val="24"/>
          <w:szCs w:val="24"/>
        </w:rPr>
        <w:t>4</w:t>
      </w:r>
    </w:p>
    <w:p w14:paraId="68EC907E" w14:textId="77777777" w:rsidR="00070025" w:rsidRDefault="008B7CCE" w:rsidP="000776A6">
      <w:pPr>
        <w:spacing w:after="0" w:line="360" w:lineRule="auto"/>
        <w:rPr>
          <w:rFonts w:ascii="Times New Roman" w:eastAsia="Times New Roman" w:hAnsi="Times New Roman" w:cs="Times New Roman"/>
          <w:b/>
          <w:sz w:val="24"/>
          <w:szCs w:val="24"/>
        </w:rPr>
      </w:pPr>
      <w:r>
        <w:br w:type="page"/>
      </w:r>
    </w:p>
    <w:p w14:paraId="56701C8C" w14:textId="77777777" w:rsidR="00070025" w:rsidRDefault="008B7CCE">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DAFTAR LAMPIRAN</w:t>
      </w:r>
    </w:p>
    <w:p w14:paraId="2603FA7B" w14:textId="77777777" w:rsidR="00070025" w:rsidRDefault="00070025">
      <w:pPr>
        <w:spacing w:after="0" w:line="360" w:lineRule="auto"/>
        <w:jc w:val="both"/>
        <w:rPr>
          <w:rFonts w:ascii="Times New Roman" w:eastAsia="Times New Roman" w:hAnsi="Times New Roman" w:cs="Times New Roman"/>
          <w:sz w:val="24"/>
          <w:szCs w:val="24"/>
        </w:rPr>
      </w:pPr>
    </w:p>
    <w:p w14:paraId="01AD0F70" w14:textId="77777777" w:rsidR="00070025" w:rsidRDefault="00070025">
      <w:pPr>
        <w:tabs>
          <w:tab w:val="left" w:pos="7371"/>
        </w:tabs>
        <w:spacing w:after="0" w:line="360" w:lineRule="auto"/>
        <w:jc w:val="both"/>
        <w:rPr>
          <w:rFonts w:ascii="Times New Roman" w:eastAsia="Times New Roman" w:hAnsi="Times New Roman" w:cs="Times New Roman"/>
          <w:sz w:val="24"/>
          <w:szCs w:val="24"/>
        </w:rPr>
      </w:pPr>
    </w:p>
    <w:p w14:paraId="6735EB7D" w14:textId="77777777" w:rsidR="00070025" w:rsidRDefault="008B7CCE" w:rsidP="0084594C">
      <w:pPr>
        <w:tabs>
          <w:tab w:val="right" w:leader="dot" w:pos="7655"/>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Lampiran 1   Listing Program</w:t>
      </w:r>
      <w:r>
        <w:rPr>
          <w:rFonts w:ascii="Times New Roman" w:eastAsia="Times New Roman" w:hAnsi="Times New Roman" w:cs="Times New Roman"/>
          <w:sz w:val="24"/>
          <w:szCs w:val="24"/>
        </w:rPr>
        <w:tab/>
        <w:t>L-1</w:t>
      </w:r>
    </w:p>
    <w:p w14:paraId="1A981646" w14:textId="5AC58BA3" w:rsidR="00070025" w:rsidRDefault="008B7CCE" w:rsidP="0084594C">
      <w:pPr>
        <w:tabs>
          <w:tab w:val="right" w:leader="dot" w:pos="7655"/>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Lampiran 2   Lampiran Output Program</w:t>
      </w:r>
      <w:r>
        <w:rPr>
          <w:rFonts w:ascii="Times New Roman" w:eastAsia="Times New Roman" w:hAnsi="Times New Roman" w:cs="Times New Roman"/>
          <w:sz w:val="24"/>
          <w:szCs w:val="24"/>
        </w:rPr>
        <w:tab/>
        <w:t>L-1</w:t>
      </w:r>
      <w:r w:rsidR="0046403F">
        <w:rPr>
          <w:rFonts w:ascii="Times New Roman" w:eastAsia="Times New Roman" w:hAnsi="Times New Roman" w:cs="Times New Roman"/>
          <w:sz w:val="24"/>
          <w:szCs w:val="24"/>
        </w:rPr>
        <w:t>2</w:t>
      </w:r>
    </w:p>
    <w:p w14:paraId="579B2936" w14:textId="77777777" w:rsidR="00070025" w:rsidRDefault="00070025"/>
    <w:p w14:paraId="7688D5C7" w14:textId="77777777" w:rsidR="00070025" w:rsidRDefault="00070025">
      <w:pPr>
        <w:sectPr w:rsidR="00070025" w:rsidSect="00DF65AD">
          <w:type w:val="continuous"/>
          <w:pgSz w:w="11906" w:h="16838"/>
          <w:pgMar w:top="2268" w:right="1701" w:bottom="1701" w:left="2268" w:header="709" w:footer="709" w:gutter="0"/>
          <w:pgNumType w:fmt="lowerRoman"/>
          <w:cols w:space="720"/>
        </w:sectPr>
      </w:pPr>
    </w:p>
    <w:p w14:paraId="7A7E3956" w14:textId="77777777" w:rsidR="00070025" w:rsidRDefault="008B7CCE">
      <w:pPr>
        <w:numPr>
          <w:ilvl w:val="1"/>
          <w:numId w:val="8"/>
        </w:numPr>
        <w:pBdr>
          <w:top w:val="nil"/>
          <w:left w:val="nil"/>
          <w:bottom w:val="nil"/>
          <w:right w:val="nil"/>
          <w:between w:val="nil"/>
        </w:pBdr>
        <w:spacing w:after="0" w:line="360" w:lineRule="auto"/>
        <w:jc w:val="center"/>
        <w:rPr>
          <w:b/>
          <w:color w:val="000000"/>
          <w:sz w:val="28"/>
          <w:szCs w:val="28"/>
        </w:rPr>
      </w:pPr>
      <w:r>
        <w:rPr>
          <w:rFonts w:ascii="Times New Roman" w:eastAsia="Times New Roman" w:hAnsi="Times New Roman" w:cs="Times New Roman"/>
          <w:b/>
          <w:color w:val="000000"/>
          <w:sz w:val="28"/>
          <w:szCs w:val="28"/>
        </w:rPr>
        <w:lastRenderedPageBreak/>
        <w:t>PENDAHULUAN</w:t>
      </w:r>
    </w:p>
    <w:p w14:paraId="576A96CC" w14:textId="77777777" w:rsidR="00070025" w:rsidRDefault="00070025">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8"/>
          <w:szCs w:val="28"/>
        </w:rPr>
      </w:pPr>
    </w:p>
    <w:p w14:paraId="2F27E202" w14:textId="77777777" w:rsidR="00070025" w:rsidRDefault="00070025">
      <w:pPr>
        <w:spacing w:after="0" w:line="360" w:lineRule="auto"/>
        <w:jc w:val="both"/>
        <w:rPr>
          <w:rFonts w:ascii="Times New Roman" w:eastAsia="Times New Roman" w:hAnsi="Times New Roman" w:cs="Times New Roman"/>
          <w:sz w:val="24"/>
          <w:szCs w:val="24"/>
        </w:rPr>
      </w:pPr>
    </w:p>
    <w:p w14:paraId="28162EA9" w14:textId="77777777" w:rsidR="00070025" w:rsidRDefault="008B7CCE">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Latar Belakang</w:t>
      </w:r>
    </w:p>
    <w:p w14:paraId="7608CB41" w14:textId="74C79C4F" w:rsidR="00070025" w:rsidRDefault="008B7CCE">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Analisis sentimen atau penggalian opini adalah studi yang menganalisis pendapat, pemikiran, dan kesan orang mengenai berbagai topik, subjek, dan produk atau layanan. Sentimen mengacu pada hal positif atau negatif yang diungkapkan dalam teks. Analisis sentimen bertujuan untuk mengotomatisasi tugas mengidentifikasi opini dan sentimen yang orang-orang ungkapkan, dan kemudian mengklasifikasikan polaritas sentimennya </w:t>
      </w:r>
      <w:r w:rsidR="008B045E">
        <w:rPr>
          <w:rFonts w:ascii="Times New Roman" w:eastAsia="Times New Roman" w:hAnsi="Times New Roman" w:cs="Times New Roman"/>
          <w:sz w:val="24"/>
          <w:szCs w:val="24"/>
        </w:rPr>
        <w:t>[32].</w:t>
      </w:r>
      <w:r>
        <w:rPr>
          <w:rFonts w:ascii="Times New Roman" w:eastAsia="Times New Roman" w:hAnsi="Times New Roman" w:cs="Times New Roman"/>
          <w:sz w:val="24"/>
          <w:szCs w:val="24"/>
        </w:rPr>
        <w:t xml:space="preserve"> Sistem analisis sentimen dapat diterapkan di hampir setiap bisnis dan domain sosial karena karena opini merupakan pusat psikologi manusia dan merupakan pengaruh utama dari perilaku kita.</w:t>
      </w:r>
    </w:p>
    <w:p w14:paraId="4A6A6FDA" w14:textId="2D1AB136" w:rsidR="00070025" w:rsidRDefault="008B7CCE">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Sejak awal tahun 2000, analisis sentimen telah berkembang menjadi salah satu area penelitian paling aktif dalam Natural Language Processing </w:t>
      </w:r>
      <w:r w:rsidR="00287938">
        <w:rPr>
          <w:rFonts w:ascii="Times New Roman" w:eastAsia="Times New Roman" w:hAnsi="Times New Roman" w:cs="Times New Roman"/>
          <w:sz w:val="24"/>
          <w:szCs w:val="24"/>
        </w:rPr>
        <w:t>[16]</w:t>
      </w:r>
      <w:r>
        <w:rPr>
          <w:rFonts w:ascii="Times New Roman" w:eastAsia="Times New Roman" w:hAnsi="Times New Roman" w:cs="Times New Roman"/>
          <w:sz w:val="24"/>
          <w:szCs w:val="24"/>
        </w:rPr>
        <w:t>, aktivitas industri seputar analisis sentimen juga berkembang secara pesat. Pengimplementasian analisis sentimen telah menyebar ke banyak domain, mulai dari bisnis, layanan kesehatan, pemilihan umum, analisis produk, hingga riset pasar. Di masa lalu, ketika sebuah bisnis membutuhkan opini publik atau pelanggan, mereka akan melakukan survei dan jajak pendapat. Setelah perkembangan sosial media, pelaku bisnis tidak lagi bergantung pada cara-cara tersebut dikarenakan tersedianya data-data opini publik yang dapat ditemukan dengan mudah di internet seperti ulasan, forum diskusi, blog, twitter, sosial media, dan lain-lain. Besarnya volume data tersebut menyebabkan adanya kebutuhan akan sistem otomatis untuk mengklasifikasi data tersebut berdasarkan aspek yang berbeda dikarenakan pengklasifikasian data secara manual merupakan proses yang memakan waktu.</w:t>
      </w:r>
    </w:p>
    <w:p w14:paraId="7051E61E" w14:textId="3019503F" w:rsidR="00070025" w:rsidRDefault="008B7CCE">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Ulasan merupakan salah satu bentuk penilaian seseorang terhadap suatu produk atau jasa. Analisis Sentimen dapat membantu kita untuk mengetahui opini pelanggan melalui ulasan yang mereka tuliskan mengenai suatu produk atau jasa. Ulasan tersebut dapat menjadi informasi berharga untuk pelanggan lain. Misalnya, </w:t>
      </w:r>
      <w:r>
        <w:rPr>
          <w:rFonts w:ascii="Times New Roman" w:eastAsia="Times New Roman" w:hAnsi="Times New Roman" w:cs="Times New Roman"/>
          <w:sz w:val="24"/>
          <w:szCs w:val="24"/>
        </w:rPr>
        <w:lastRenderedPageBreak/>
        <w:t xml:space="preserve">sebelum membeli suatu produk, kebanyakan orang cenderung mencari melalui ulasan tentang produk tersebut yang akan membantu mereka dalam membuat pilihan. Berdasarkan survey yang dilakukan oleh </w:t>
      </w:r>
      <w:r w:rsidR="006E67A4">
        <w:rPr>
          <w:rFonts w:ascii="Times New Roman" w:eastAsia="Times New Roman" w:hAnsi="Times New Roman" w:cs="Times New Roman"/>
          <w:sz w:val="24"/>
          <w:szCs w:val="24"/>
        </w:rPr>
        <w:t>B</w:t>
      </w:r>
      <w:r>
        <w:rPr>
          <w:rFonts w:ascii="Times New Roman" w:eastAsia="Times New Roman" w:hAnsi="Times New Roman" w:cs="Times New Roman"/>
          <w:sz w:val="24"/>
          <w:szCs w:val="24"/>
        </w:rPr>
        <w:t>right</w:t>
      </w:r>
      <w:r w:rsidR="006E67A4">
        <w:rPr>
          <w:rFonts w:ascii="Times New Roman" w:eastAsia="Times New Roman" w:hAnsi="Times New Roman" w:cs="Times New Roman"/>
          <w:sz w:val="24"/>
          <w:szCs w:val="24"/>
        </w:rPr>
        <w:t>L</w:t>
      </w:r>
      <w:r>
        <w:rPr>
          <w:rFonts w:ascii="Times New Roman" w:eastAsia="Times New Roman" w:hAnsi="Times New Roman" w:cs="Times New Roman"/>
          <w:sz w:val="24"/>
          <w:szCs w:val="24"/>
        </w:rPr>
        <w:t>ocal</w:t>
      </w:r>
      <w:r w:rsidR="006E67A4">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 79% konsumen mengatakan mereka mempercayai ulasan online lebih dari rekomendasi pribadi dari teman atau keluarg</w:t>
      </w:r>
      <w:r w:rsidR="00287938">
        <w:rPr>
          <w:rFonts w:ascii="Times New Roman" w:eastAsia="Times New Roman" w:hAnsi="Times New Roman" w:cs="Times New Roman"/>
          <w:sz w:val="24"/>
          <w:szCs w:val="24"/>
        </w:rPr>
        <w:t>a</w:t>
      </w:r>
      <w:r>
        <w:rPr>
          <w:rFonts w:ascii="Times New Roman" w:eastAsia="Times New Roman" w:hAnsi="Times New Roman" w:cs="Times New Roman"/>
          <w:sz w:val="24"/>
          <w:szCs w:val="24"/>
        </w:rPr>
        <w:t>.</w:t>
      </w:r>
    </w:p>
    <w:p w14:paraId="10F60AA2" w14:textId="218F6EE5" w:rsidR="00070025" w:rsidRDefault="008B7CCE">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Terdapat beberapa pendekatan yang umum digunakan untuk melakukan analisis sentimen, antara lain dengan menggunakan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berbasis leksikon, hybrid dan teknik lainnya seperti </w:t>
      </w:r>
      <w:r>
        <w:rPr>
          <w:rFonts w:ascii="Times New Roman" w:eastAsia="Times New Roman" w:hAnsi="Times New Roman" w:cs="Times New Roman"/>
          <w:i/>
          <w:sz w:val="24"/>
          <w:szCs w:val="24"/>
        </w:rPr>
        <w:t>aspect-based approach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transfer learning</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 xml:space="preserve">multimodal sentiment analysis </w:t>
      </w:r>
      <w:r w:rsidR="006E67A4">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Pada penelitian ini </w:t>
      </w:r>
      <w:r w:rsidR="00300F3D">
        <w:rPr>
          <w:rFonts w:ascii="Times New Roman" w:eastAsia="Times New Roman" w:hAnsi="Times New Roman" w:cs="Times New Roman"/>
          <w:sz w:val="24"/>
          <w:szCs w:val="24"/>
        </w:rPr>
        <w:t>akan dibuat sebuah sistem untuk meng</w:t>
      </w:r>
      <w:r>
        <w:rPr>
          <w:rFonts w:ascii="Times New Roman" w:eastAsia="Times New Roman" w:hAnsi="Times New Roman" w:cs="Times New Roman"/>
          <w:sz w:val="24"/>
          <w:szCs w:val="24"/>
        </w:rPr>
        <w:t xml:space="preserve">klasifikasi sentimen dengan pendekatan berbasis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menggunakan algoritma Naive Bayes menggunakan data ulasan pengguna aplikasi Amazon Shopping yang terdapat pada Google Play Store. Pendekatan menggunakan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dipilih karena kemampuannya untuk melakukan analisa dengan cepat, sehingga dapat mengurangi waktu dan upaya untuk mengklasifikasi ulasan. Adapun tujuan yang ingin dicapai adalah mengetahui performa yang dihasilkan algoritma Naive Bayes dalam melakukan klasifikasi </w:t>
      </w:r>
      <w:r w:rsidR="00C2666B">
        <w:rPr>
          <w:rFonts w:ascii="Times New Roman" w:eastAsia="Times New Roman" w:hAnsi="Times New Roman" w:cs="Times New Roman"/>
          <w:sz w:val="24"/>
          <w:szCs w:val="24"/>
        </w:rPr>
        <w:t xml:space="preserve">sentimen sekalis mengetahui perbandingan performanya dengan algoritma berbasis </w:t>
      </w:r>
      <w:r w:rsidR="00C2666B" w:rsidRPr="00C2666B">
        <w:rPr>
          <w:rFonts w:ascii="Times New Roman" w:eastAsia="Times New Roman" w:hAnsi="Times New Roman" w:cs="Times New Roman"/>
          <w:i/>
          <w:sz w:val="24"/>
          <w:szCs w:val="24"/>
        </w:rPr>
        <w:t>machine learning</w:t>
      </w:r>
      <w:r w:rsidR="00C2666B">
        <w:rPr>
          <w:rFonts w:ascii="Times New Roman" w:eastAsia="Times New Roman" w:hAnsi="Times New Roman" w:cs="Times New Roman"/>
          <w:sz w:val="24"/>
          <w:szCs w:val="24"/>
        </w:rPr>
        <w:t xml:space="preserve"> lainnya</w:t>
      </w:r>
      <w:r>
        <w:rPr>
          <w:rFonts w:ascii="Times New Roman" w:eastAsia="Times New Roman" w:hAnsi="Times New Roman" w:cs="Times New Roman"/>
          <w:sz w:val="24"/>
          <w:szCs w:val="24"/>
        </w:rPr>
        <w:t>.</w:t>
      </w:r>
    </w:p>
    <w:p w14:paraId="4A029489" w14:textId="77777777" w:rsidR="00070025" w:rsidRDefault="00070025">
      <w:pPr>
        <w:spacing w:after="0" w:line="360" w:lineRule="auto"/>
        <w:jc w:val="both"/>
        <w:rPr>
          <w:rFonts w:ascii="Times New Roman" w:eastAsia="Times New Roman" w:hAnsi="Times New Roman" w:cs="Times New Roman"/>
          <w:b/>
          <w:sz w:val="24"/>
          <w:szCs w:val="24"/>
        </w:rPr>
      </w:pPr>
    </w:p>
    <w:p w14:paraId="600921A3" w14:textId="77777777" w:rsidR="00070025" w:rsidRDefault="008B7CCE">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Rumusan Masalah</w:t>
      </w:r>
    </w:p>
    <w:p w14:paraId="595C4A32" w14:textId="77777777"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latar belakang yang telah dijelaskan, maka rumusan masalah dari penelitian ini adalah sebagai berikut:</w:t>
      </w:r>
    </w:p>
    <w:p w14:paraId="44975427" w14:textId="77777777" w:rsidR="00070025" w:rsidRDefault="008B7CCE">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cara melakukan klasifikasi sentimen menggunakan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w:t>
      </w:r>
    </w:p>
    <w:p w14:paraId="7C843CE6" w14:textId="77777777" w:rsidR="00070025" w:rsidRDefault="008B7CCE">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sentimen pengguna terhadap aplikasi Amazon Shopping?</w:t>
      </w:r>
    </w:p>
    <w:p w14:paraId="7821307F" w14:textId="77777777" w:rsidR="00070025" w:rsidRDefault="008B7CCE">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performa yang dihasilkan pengklasifikasi Naive Bayes dalam melakukan klasifikasi sentimen?</w:t>
      </w:r>
    </w:p>
    <w:p w14:paraId="2C4E7C89" w14:textId="77777777" w:rsidR="00070025" w:rsidRDefault="008B7CCE">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cara meningkatkan performa model pengklasifikasi sentimen?</w:t>
      </w:r>
    </w:p>
    <w:p w14:paraId="5A0C6C1C" w14:textId="77777777" w:rsidR="00070025" w:rsidRDefault="008B7CCE">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perbandingan performa klasifikasi yang dihasilkan algoritma Naive Bayes dengan algoritma berbasis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lainnya?</w:t>
      </w:r>
      <w:r>
        <w:br w:type="page"/>
      </w:r>
    </w:p>
    <w:p w14:paraId="299C4DEF" w14:textId="77777777" w:rsidR="00070025" w:rsidRDefault="008B7CC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1.3 Ruang Lingkup</w:t>
      </w:r>
    </w:p>
    <w:p w14:paraId="6C66828B" w14:textId="77777777" w:rsidR="00070025" w:rsidRDefault="008B7CCE">
      <w:pPr>
        <w:spacing w:after="0" w:line="360" w:lineRule="auto"/>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Agar  pembahasan</w:t>
      </w:r>
      <w:proofErr w:type="gramEnd"/>
      <w:r>
        <w:rPr>
          <w:rFonts w:ascii="Times New Roman" w:eastAsia="Times New Roman" w:hAnsi="Times New Roman" w:cs="Times New Roman"/>
          <w:sz w:val="24"/>
          <w:szCs w:val="24"/>
        </w:rPr>
        <w:t xml:space="preserve">  penelitian  ini  tidak  menyimpang  dari  apa  yang  telah dirumuskan,  maka  diperlukan  batasan-batasan.  Adapun batasan-</w:t>
      </w:r>
      <w:proofErr w:type="gramStart"/>
      <w:r>
        <w:rPr>
          <w:rFonts w:ascii="Times New Roman" w:eastAsia="Times New Roman" w:hAnsi="Times New Roman" w:cs="Times New Roman"/>
          <w:sz w:val="24"/>
          <w:szCs w:val="24"/>
        </w:rPr>
        <w:t>batasan  dalam</w:t>
      </w:r>
      <w:proofErr w:type="gramEnd"/>
      <w:r>
        <w:rPr>
          <w:rFonts w:ascii="Times New Roman" w:eastAsia="Times New Roman" w:hAnsi="Times New Roman" w:cs="Times New Roman"/>
          <w:sz w:val="24"/>
          <w:szCs w:val="24"/>
        </w:rPr>
        <w:t xml:space="preserve">  penelitian ini adalah:</w:t>
      </w:r>
    </w:p>
    <w:p w14:paraId="33AAFB98" w14:textId="77777777" w:rsidR="00070025" w:rsidRDefault="008B7CCE">
      <w:pPr>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ulasan yang digunakan adalah ulasan aplikasi Amazon Shopping yang didapatkan di Google Play Store yang berjumlah 2147 data ulasan berbahasa inggris.</w:t>
      </w:r>
    </w:p>
    <w:p w14:paraId="4182BBAD" w14:textId="77777777" w:rsidR="00070025" w:rsidRDefault="008B7CCE">
      <w:pPr>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Algoritma Naive Bayes yang digunakan adalah Bernoulli, Complement, Gaussian, dan Multinomial Naive Bayes.</w:t>
      </w:r>
    </w:p>
    <w:p w14:paraId="4F66C44C" w14:textId="77777777" w:rsidR="00070025" w:rsidRDefault="008B7CCE">
      <w:pPr>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Algoritma pembanding berbasis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lainnya yang digunakan sebagai perbandingan adalah Support Vector, Decision Tree, Random Forest, dan Logistic Regression.</w:t>
      </w:r>
    </w:p>
    <w:p w14:paraId="34857964" w14:textId="77777777" w:rsidR="00070025" w:rsidRDefault="008B7CCE">
      <w:pPr>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Sentimen ulasan dikategorikan menjadi 2 kategori: positif dan negatif. </w:t>
      </w:r>
    </w:p>
    <w:p w14:paraId="7F8ECCBD" w14:textId="77777777" w:rsidR="00070025" w:rsidRDefault="008B7CCE">
      <w:pPr>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Development environment</w:t>
      </w:r>
      <w:r>
        <w:rPr>
          <w:rFonts w:ascii="Times New Roman" w:eastAsia="Times New Roman" w:hAnsi="Times New Roman" w:cs="Times New Roman"/>
          <w:sz w:val="24"/>
          <w:szCs w:val="24"/>
        </w:rPr>
        <w:t xml:space="preserve"> penelitian dilakukan dalam layanan Google Collaboratory dengan menggunakan </w:t>
      </w:r>
      <w:r>
        <w:rPr>
          <w:rFonts w:ascii="Times New Roman" w:eastAsia="Times New Roman" w:hAnsi="Times New Roman" w:cs="Times New Roman"/>
          <w:i/>
          <w:sz w:val="24"/>
          <w:szCs w:val="24"/>
        </w:rPr>
        <w:t>runtime</w:t>
      </w:r>
      <w:r>
        <w:rPr>
          <w:rFonts w:ascii="Times New Roman" w:eastAsia="Times New Roman" w:hAnsi="Times New Roman" w:cs="Times New Roman"/>
          <w:sz w:val="24"/>
          <w:szCs w:val="24"/>
        </w:rPr>
        <w:t xml:space="preserve"> Python versi 3.7.13.</w:t>
      </w:r>
    </w:p>
    <w:p w14:paraId="24515F94" w14:textId="77777777" w:rsidR="00070025" w:rsidRDefault="00070025">
      <w:pPr>
        <w:spacing w:after="0" w:line="360" w:lineRule="auto"/>
        <w:jc w:val="both"/>
        <w:rPr>
          <w:rFonts w:ascii="Times New Roman" w:eastAsia="Times New Roman" w:hAnsi="Times New Roman" w:cs="Times New Roman"/>
          <w:sz w:val="24"/>
          <w:szCs w:val="24"/>
        </w:rPr>
      </w:pPr>
    </w:p>
    <w:p w14:paraId="60CC806A" w14:textId="77777777" w:rsidR="00070025" w:rsidRDefault="008B7CCE">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Tujuan Penelitian</w:t>
      </w:r>
    </w:p>
    <w:p w14:paraId="20673F92" w14:textId="77777777"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Beberapa tujuan yang ingin dicapai dengan dilakukannya penelitian ini adalah sebagai berikut:</w:t>
      </w:r>
    </w:p>
    <w:p w14:paraId="33FE8E72" w14:textId="77777777" w:rsidR="00070025" w:rsidRDefault="008B7CCE">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sentimen pengguna terhadap aplikasi Amazon Shopping.</w:t>
      </w:r>
    </w:p>
    <w:p w14:paraId="47AB6D0D" w14:textId="77777777" w:rsidR="00070025" w:rsidRDefault="008B7CCE">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performa klasifikasi yang dihasilkan Naive Bayes Classifier.</w:t>
      </w:r>
    </w:p>
    <w:p w14:paraId="16836A0F" w14:textId="77777777" w:rsidR="00070025" w:rsidRDefault="008B7CCE">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Mempelajari cara untuk meningkatkan performa model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w:t>
      </w:r>
    </w:p>
    <w:p w14:paraId="4A888F39" w14:textId="77777777" w:rsidR="00070025" w:rsidRDefault="008B7CCE">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Membandingkan performa algoritma bayesian dan non-bayesian berbasis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lainnya dalam melakukan klasifikasi sentimen.</w:t>
      </w:r>
    </w:p>
    <w:p w14:paraId="73EB6C60" w14:textId="77777777" w:rsidR="00070025" w:rsidRDefault="00070025">
      <w:pPr>
        <w:spacing w:after="0" w:line="360" w:lineRule="auto"/>
        <w:jc w:val="both"/>
        <w:rPr>
          <w:rFonts w:ascii="Times New Roman" w:eastAsia="Times New Roman" w:hAnsi="Times New Roman" w:cs="Times New Roman"/>
          <w:sz w:val="24"/>
          <w:szCs w:val="24"/>
        </w:rPr>
      </w:pPr>
    </w:p>
    <w:p w14:paraId="29A98395" w14:textId="77777777" w:rsidR="00070025" w:rsidRDefault="008B7CCE">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Metode Penelitian</w:t>
      </w:r>
    </w:p>
    <w:p w14:paraId="6729A366" w14:textId="459A4B18"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Metode penelitian berisi tahapan-tahapan yang akan dilakukan agar pelaksanaan penelitian sesuai dengan rencana dan mendapatkan hasil yang diharapkan. Adapun tahapan dalam penelitian ini adalah sebagai berikut:</w:t>
      </w:r>
    </w:p>
    <w:p w14:paraId="4B3FB05C" w14:textId="655D8EB0" w:rsidR="00300F3D" w:rsidRDefault="00300F3D">
      <w:pPr>
        <w:spacing w:after="0" w:line="360" w:lineRule="auto"/>
        <w:ind w:firstLine="720"/>
        <w:jc w:val="both"/>
        <w:rPr>
          <w:rFonts w:ascii="Times New Roman" w:eastAsia="Times New Roman" w:hAnsi="Times New Roman" w:cs="Times New Roman"/>
          <w:sz w:val="24"/>
          <w:szCs w:val="24"/>
        </w:rPr>
      </w:pPr>
    </w:p>
    <w:p w14:paraId="5137EAE6" w14:textId="77777777" w:rsidR="00300F3D" w:rsidRDefault="00300F3D">
      <w:pPr>
        <w:spacing w:after="0" w:line="360" w:lineRule="auto"/>
        <w:ind w:firstLine="720"/>
        <w:jc w:val="both"/>
        <w:rPr>
          <w:rFonts w:ascii="Times New Roman" w:eastAsia="Times New Roman" w:hAnsi="Times New Roman" w:cs="Times New Roman"/>
          <w:sz w:val="24"/>
          <w:szCs w:val="24"/>
        </w:rPr>
      </w:pPr>
    </w:p>
    <w:p w14:paraId="436E69B4" w14:textId="77777777" w:rsidR="00070025" w:rsidRDefault="008B7CCE">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Penyiapan data</w:t>
      </w:r>
    </w:p>
    <w:p w14:paraId="7DD9FC92" w14:textId="51B69842" w:rsidR="00070025" w:rsidRDefault="008B7CCE">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Tahapan pertama </w:t>
      </w:r>
      <w:r w:rsidR="0054791B">
        <w:rPr>
          <w:rFonts w:ascii="Times New Roman" w:eastAsia="Times New Roman" w:hAnsi="Times New Roman" w:cs="Times New Roman"/>
          <w:sz w:val="24"/>
          <w:szCs w:val="24"/>
        </w:rPr>
        <w:t>yang perlu dilakukan</w:t>
      </w:r>
      <w:r>
        <w:rPr>
          <w:rFonts w:ascii="Times New Roman" w:eastAsia="Times New Roman" w:hAnsi="Times New Roman" w:cs="Times New Roman"/>
          <w:sz w:val="24"/>
          <w:szCs w:val="24"/>
        </w:rPr>
        <w:t xml:space="preserve"> adalah </w:t>
      </w:r>
      <w:r w:rsidR="0054791B">
        <w:rPr>
          <w:rFonts w:ascii="Times New Roman" w:eastAsia="Times New Roman" w:hAnsi="Times New Roman" w:cs="Times New Roman"/>
          <w:sz w:val="24"/>
          <w:szCs w:val="24"/>
        </w:rPr>
        <w:t>menyiapkan</w:t>
      </w:r>
      <w:r>
        <w:rPr>
          <w:rFonts w:ascii="Times New Roman" w:eastAsia="Times New Roman" w:hAnsi="Times New Roman" w:cs="Times New Roman"/>
          <w:sz w:val="24"/>
          <w:szCs w:val="24"/>
        </w:rPr>
        <w:t xml:space="preserve"> data. Kegiatan yang dilakukan pada tahapan ini antara lain pengambilan data ulasan aplikasi Amazon Shopping yang tersedia di Google Play Store. Data yang didapatkan akan dibersihkan dan diberi label sentimen terlebih dahulu sebelum dilanjutkan ke tahap berikutnya.</w:t>
      </w:r>
    </w:p>
    <w:p w14:paraId="2EBB799B" w14:textId="77777777" w:rsidR="00070025" w:rsidRDefault="008B7CCE">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Text pre-processing</w:t>
      </w:r>
    </w:p>
    <w:p w14:paraId="6934FFDB" w14:textId="77777777" w:rsidR="00070025" w:rsidRDefault="008B7CCE">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Pre-processing</w:t>
      </w:r>
      <w:r>
        <w:rPr>
          <w:rFonts w:ascii="Times New Roman" w:eastAsia="Times New Roman" w:hAnsi="Times New Roman" w:cs="Times New Roman"/>
          <w:sz w:val="24"/>
          <w:szCs w:val="24"/>
        </w:rPr>
        <w:t xml:space="preserve"> dilakukan untuk membersihkan </w:t>
      </w:r>
      <w:r>
        <w:rPr>
          <w:rFonts w:ascii="Times New Roman" w:eastAsia="Times New Roman" w:hAnsi="Times New Roman" w:cs="Times New Roman"/>
          <w:i/>
          <w:sz w:val="24"/>
          <w:szCs w:val="24"/>
        </w:rPr>
        <w:t>noise</w:t>
      </w:r>
      <w:r>
        <w:rPr>
          <w:rFonts w:ascii="Times New Roman" w:eastAsia="Times New Roman" w:hAnsi="Times New Roman" w:cs="Times New Roman"/>
          <w:sz w:val="24"/>
          <w:szCs w:val="24"/>
        </w:rPr>
        <w:t xml:space="preserve"> untuk mendapatkan informasi seakurat mungkin dari teks ulasan. Proses-proses yang dilakukan antara lain: </w:t>
      </w:r>
      <w:r>
        <w:rPr>
          <w:rFonts w:ascii="Times New Roman" w:eastAsia="Times New Roman" w:hAnsi="Times New Roman" w:cs="Times New Roman"/>
          <w:i/>
          <w:sz w:val="24"/>
          <w:szCs w:val="24"/>
        </w:rPr>
        <w:t>tokenization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case folding</w:t>
      </w:r>
      <w:r>
        <w:rPr>
          <w:rFonts w:ascii="Times New Roman" w:eastAsia="Times New Roman" w:hAnsi="Times New Roman" w:cs="Times New Roman"/>
          <w:sz w:val="24"/>
          <w:szCs w:val="24"/>
        </w:rPr>
        <w:t xml:space="preserve">, penghapusan </w:t>
      </w:r>
      <w:r>
        <w:rPr>
          <w:rFonts w:ascii="Times New Roman" w:eastAsia="Times New Roman" w:hAnsi="Times New Roman" w:cs="Times New Roman"/>
          <w:i/>
          <w:sz w:val="24"/>
          <w:szCs w:val="24"/>
        </w:rPr>
        <w:t>stopwords</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punctuation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part-of-speech tagging</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lemmatization</w:t>
      </w:r>
      <w:r>
        <w:rPr>
          <w:rFonts w:ascii="Times New Roman" w:eastAsia="Times New Roman" w:hAnsi="Times New Roman" w:cs="Times New Roman"/>
          <w:sz w:val="24"/>
          <w:szCs w:val="24"/>
        </w:rPr>
        <w:t>.</w:t>
      </w:r>
    </w:p>
    <w:p w14:paraId="31485884" w14:textId="77777777" w:rsidR="00070025" w:rsidRDefault="008B7CCE">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klasifikasi sentimen</w:t>
      </w:r>
    </w:p>
    <w:p w14:paraId="3F787F45" w14:textId="77777777" w:rsidR="00070025" w:rsidRDefault="008B7CCE">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data teks selesai diproses, selanjutnya akan dilakukan analisa sentimen menggunakan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algoritma yang digunakan adalah Naive Bayes Classifier, hasil analisis akan diklasifikasikan menjadi dua kategori: positif dan negatif. Tahapan ini meliputi pengekstraksian fitur pada data ulasan, pembagian data menjadi set data latih dan uji, kemudian dilakukannya klasifikasi sentimen itu sendiri.</w:t>
      </w:r>
    </w:p>
    <w:p w14:paraId="0CB74034" w14:textId="77777777" w:rsidR="00070025" w:rsidRDefault="008B7CCE">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Evaluasi hasil</w:t>
      </w:r>
    </w:p>
    <w:p w14:paraId="6D26BEF7" w14:textId="77777777" w:rsidR="00070025" w:rsidRDefault="008B7CCE">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Kinerja algoritma klasifikasi diringkas menggunakan teknik </w:t>
      </w:r>
      <w:r>
        <w:rPr>
          <w:rFonts w:ascii="Times New Roman" w:eastAsia="Times New Roman" w:hAnsi="Times New Roman" w:cs="Times New Roman"/>
          <w:i/>
          <w:sz w:val="24"/>
          <w:szCs w:val="24"/>
        </w:rPr>
        <w:t>confusion matrix</w:t>
      </w:r>
      <w:r>
        <w:rPr>
          <w:rFonts w:ascii="Times New Roman" w:eastAsia="Times New Roman" w:hAnsi="Times New Roman" w:cs="Times New Roman"/>
          <w:sz w:val="24"/>
          <w:szCs w:val="24"/>
        </w:rPr>
        <w:t xml:space="preserve">. Hasil analisis sentimen akan dievaluasi menggunakan matrik evaluasi akurasi, </w:t>
      </w:r>
      <w:r>
        <w:rPr>
          <w:rFonts w:ascii="Times New Roman" w:eastAsia="Times New Roman" w:hAnsi="Times New Roman" w:cs="Times New Roman"/>
          <w:i/>
          <w:sz w:val="24"/>
          <w:szCs w:val="24"/>
        </w:rPr>
        <w:t>precision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recall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f1-score</w:t>
      </w:r>
      <w:r>
        <w:rPr>
          <w:rFonts w:ascii="Times New Roman" w:eastAsia="Times New Roman" w:hAnsi="Times New Roman" w:cs="Times New Roman"/>
          <w:sz w:val="24"/>
          <w:szCs w:val="24"/>
        </w:rPr>
        <w:t>.</w:t>
      </w:r>
    </w:p>
    <w:p w14:paraId="0278ECCA" w14:textId="77777777" w:rsidR="00070025" w:rsidRDefault="008B7CCE">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Peningkatan kinerja model</w:t>
      </w:r>
    </w:p>
    <w:p w14:paraId="7420B9F3" w14:textId="77777777" w:rsidR="00070025" w:rsidRDefault="008B7CCE">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yang telah dievaluasi dan diketahui kinerja klasifikasinya kemudian akan dilakukan percobaan untuk meningkatkan kinerja tersebut. Percobaan yang akan dilakukan antara lain menggunakan pembobotan TF-IDF dan n-gram yang berbeda saat melakukan pengekstraksian fitur, serta penggunaan persentase pembagian data yang berbeda.</w:t>
      </w:r>
    </w:p>
    <w:p w14:paraId="268AA4CE" w14:textId="77777777" w:rsidR="00070025" w:rsidRDefault="00070025">
      <w:pPr>
        <w:spacing w:after="0" w:line="360" w:lineRule="auto"/>
        <w:jc w:val="both"/>
        <w:rPr>
          <w:rFonts w:ascii="Times New Roman" w:eastAsia="Times New Roman" w:hAnsi="Times New Roman" w:cs="Times New Roman"/>
          <w:sz w:val="24"/>
          <w:szCs w:val="24"/>
        </w:rPr>
      </w:pPr>
    </w:p>
    <w:p w14:paraId="2FE13141" w14:textId="77777777" w:rsidR="00070025" w:rsidRDefault="008B7CCE">
      <w:pPr>
        <w:spacing w:after="0" w:line="360" w:lineRule="auto"/>
        <w:jc w:val="both"/>
        <w:rPr>
          <w:rFonts w:ascii="Times New Roman" w:eastAsia="Times New Roman" w:hAnsi="Times New Roman" w:cs="Times New Roman"/>
          <w:b/>
          <w:sz w:val="24"/>
          <w:szCs w:val="24"/>
        </w:rPr>
      </w:pPr>
      <w:r>
        <w:br w:type="page"/>
      </w:r>
    </w:p>
    <w:p w14:paraId="6D2B49DA" w14:textId="77777777" w:rsidR="00070025" w:rsidRDefault="008B7CCE">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1.4 Sistematika Penulisan</w:t>
      </w:r>
    </w:p>
    <w:p w14:paraId="30BD15B9" w14:textId="53A74171"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Penulisan </w:t>
      </w:r>
      <w:r w:rsidR="0054791B">
        <w:rPr>
          <w:rFonts w:ascii="Times New Roman" w:eastAsia="Times New Roman" w:hAnsi="Times New Roman" w:cs="Times New Roman"/>
          <w:sz w:val="24"/>
          <w:szCs w:val="24"/>
        </w:rPr>
        <w:t>skripsi</w:t>
      </w:r>
      <w:r>
        <w:rPr>
          <w:rFonts w:ascii="Times New Roman" w:eastAsia="Times New Roman" w:hAnsi="Times New Roman" w:cs="Times New Roman"/>
          <w:sz w:val="24"/>
          <w:szCs w:val="24"/>
        </w:rPr>
        <w:t xml:space="preserve"> dengan judul “Analisis Sentimen pada Ulasan Aplikasi Amazon Shopping di Google Play Store Menggunakan Naive Bayes Classifier” ini dibagi menjadi lima bab, yang akan disusun berdasarkan urutan sebagai berikut: </w:t>
      </w:r>
    </w:p>
    <w:p w14:paraId="60F738D7" w14:textId="77777777" w:rsidR="00070025" w:rsidRDefault="008B7CCE">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PENDAHULUAN</w:t>
      </w:r>
    </w:p>
    <w:p w14:paraId="074C79C2" w14:textId="77777777" w:rsidR="00070025" w:rsidRDefault="008B7CCE">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Bagian pendahuluan akan membahas permasalahan yang melatarbelakangi dilakukannya penelitian ini beserta dengan rumusan masalah, ruang lingkup, tujuan penelitian, metode penelitian dan sistematika penulisan. </w:t>
      </w:r>
    </w:p>
    <w:p w14:paraId="1BE7BF4D" w14:textId="77777777" w:rsidR="00070025" w:rsidRDefault="008B7CCE">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TINJAUAN PUSTAKA</w:t>
      </w:r>
    </w:p>
    <w:p w14:paraId="24A2ACD0" w14:textId="3D25F56D" w:rsidR="00070025" w:rsidRDefault="008B7CCE">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Bagian tinjauan pustaka menguraikan dasar-dasar teori yang berhubungan dengan topik penelitian beserta dengan </w:t>
      </w:r>
      <w:r w:rsidR="0054791B">
        <w:rPr>
          <w:rFonts w:ascii="Times New Roman" w:eastAsia="Times New Roman" w:hAnsi="Times New Roman" w:cs="Times New Roman"/>
          <w:sz w:val="24"/>
          <w:szCs w:val="24"/>
        </w:rPr>
        <w:t>literatur penelitian</w:t>
      </w:r>
      <w:r>
        <w:rPr>
          <w:rFonts w:ascii="Times New Roman" w:eastAsia="Times New Roman" w:hAnsi="Times New Roman" w:cs="Times New Roman"/>
          <w:sz w:val="24"/>
          <w:szCs w:val="24"/>
        </w:rPr>
        <w:t xml:space="preserve"> terkait yang telah dilakukan sebelumnya. </w:t>
      </w:r>
    </w:p>
    <w:p w14:paraId="0FCC781D" w14:textId="77777777" w:rsidR="00070025" w:rsidRDefault="008B7CCE">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METOD</w:t>
      </w:r>
      <w:r w:rsidR="00FE7E01">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PENELITIAN</w:t>
      </w:r>
    </w:p>
    <w:p w14:paraId="3228AE21" w14:textId="77777777" w:rsidR="00070025" w:rsidRDefault="008B7CCE">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Bagian meto</w:t>
      </w:r>
      <w:r w:rsidR="00FE7E01">
        <w:rPr>
          <w:rFonts w:ascii="Times New Roman" w:eastAsia="Times New Roman" w:hAnsi="Times New Roman" w:cs="Times New Roman"/>
          <w:sz w:val="24"/>
          <w:szCs w:val="24"/>
        </w:rPr>
        <w:t xml:space="preserve">de </w:t>
      </w:r>
      <w:r>
        <w:rPr>
          <w:rFonts w:ascii="Times New Roman" w:eastAsia="Times New Roman" w:hAnsi="Times New Roman" w:cs="Times New Roman"/>
          <w:sz w:val="24"/>
          <w:szCs w:val="24"/>
        </w:rPr>
        <w:t>penelitian membahas secara rinci tahapan-tahapan yang dilakukan penulis dalam melakukan penelitian</w:t>
      </w:r>
      <w:r w:rsidR="00FE7E01">
        <w:rPr>
          <w:rFonts w:ascii="Times New Roman" w:eastAsia="Times New Roman" w:hAnsi="Times New Roman" w:cs="Times New Roman"/>
          <w:sz w:val="24"/>
          <w:szCs w:val="24"/>
        </w:rPr>
        <w:t xml:space="preserve"> agar mencapai hasil yang diharapkan</w:t>
      </w:r>
      <w:r>
        <w:rPr>
          <w:rFonts w:ascii="Times New Roman" w:eastAsia="Times New Roman" w:hAnsi="Times New Roman" w:cs="Times New Roman"/>
          <w:sz w:val="24"/>
          <w:szCs w:val="24"/>
        </w:rPr>
        <w:t xml:space="preserve">. </w:t>
      </w:r>
    </w:p>
    <w:p w14:paraId="5DACE74D" w14:textId="77777777" w:rsidR="00070025" w:rsidRDefault="008B7CCE">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HASIL DAN PEMBAHASAN</w:t>
      </w:r>
    </w:p>
    <w:p w14:paraId="4D326178" w14:textId="77777777" w:rsidR="00070025" w:rsidRDefault="008B7CCE">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Bagian hasil dan pembahasan menjelaskan tentang hasil pengolahan data dan hasil pengimplementasian dan pengujian model, serta menjabarkan hasil evaluasi model yang digunakan.</w:t>
      </w:r>
    </w:p>
    <w:p w14:paraId="20D21309" w14:textId="77777777" w:rsidR="00070025" w:rsidRDefault="008B7CCE">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PENUTUP</w:t>
      </w:r>
    </w:p>
    <w:p w14:paraId="3630FCF6" w14:textId="77777777" w:rsidR="00070025" w:rsidRDefault="008B7CCE">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Bagian penutup berisi kesimpulan yang merupakan rangkuman dari hasil penelitian yang dilakukan beserta kumpulan saran-saran yang dapat digunakan untuk peneliti selanjutnya di masa depan.</w:t>
      </w:r>
    </w:p>
    <w:p w14:paraId="10654828" w14:textId="77777777" w:rsidR="00070025" w:rsidRDefault="00070025">
      <w:pPr>
        <w:pBdr>
          <w:top w:val="nil"/>
          <w:left w:val="nil"/>
          <w:bottom w:val="nil"/>
          <w:right w:val="nil"/>
          <w:between w:val="nil"/>
        </w:pBdr>
        <w:spacing w:after="0" w:line="360" w:lineRule="auto"/>
        <w:ind w:left="720"/>
        <w:jc w:val="both"/>
        <w:rPr>
          <w:rFonts w:ascii="Times New Roman" w:eastAsia="Times New Roman" w:hAnsi="Times New Roman" w:cs="Times New Roman"/>
          <w:b/>
          <w:sz w:val="24"/>
          <w:szCs w:val="24"/>
        </w:rPr>
        <w:sectPr w:rsidR="00070025">
          <w:headerReference w:type="default" r:id="rId12"/>
          <w:footerReference w:type="default" r:id="rId13"/>
          <w:headerReference w:type="first" r:id="rId14"/>
          <w:footerReference w:type="first" r:id="rId15"/>
          <w:pgSz w:w="11906" w:h="16838"/>
          <w:pgMar w:top="2268" w:right="1701" w:bottom="1701" w:left="2268" w:header="709" w:footer="709" w:gutter="0"/>
          <w:pgNumType w:start="1"/>
          <w:cols w:space="720"/>
          <w:titlePg/>
        </w:sectPr>
      </w:pPr>
    </w:p>
    <w:p w14:paraId="188DD165" w14:textId="77777777" w:rsidR="00070025" w:rsidRDefault="008B7CCE">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 TINJAUAN PUSTAKA</w:t>
      </w:r>
    </w:p>
    <w:p w14:paraId="13A6BF46" w14:textId="77777777" w:rsidR="00070025" w:rsidRDefault="00070025">
      <w:pPr>
        <w:spacing w:after="0" w:line="360" w:lineRule="auto"/>
        <w:rPr>
          <w:rFonts w:ascii="Times New Roman" w:eastAsia="Times New Roman" w:hAnsi="Times New Roman" w:cs="Times New Roman"/>
          <w:b/>
          <w:sz w:val="24"/>
          <w:szCs w:val="24"/>
        </w:rPr>
      </w:pPr>
    </w:p>
    <w:p w14:paraId="7F04A104" w14:textId="77777777" w:rsidR="00070025" w:rsidRDefault="008B7CCE">
      <w:pPr>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2.1 </w:t>
      </w:r>
      <w:r>
        <w:rPr>
          <w:rFonts w:ascii="Times New Roman" w:eastAsia="Times New Roman" w:hAnsi="Times New Roman" w:cs="Times New Roman"/>
          <w:b/>
          <w:i/>
          <w:sz w:val="24"/>
          <w:szCs w:val="24"/>
        </w:rPr>
        <w:t>Machine Learning</w:t>
      </w:r>
    </w:p>
    <w:p w14:paraId="6FA20652" w14:textId="48C1C8BE"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dapat didefinisikan secara luas sebagai metode komputasi yang menggunakan pengalaman untuk meningkatkan kinerja atau membuat prediksi yang akurat </w:t>
      </w:r>
      <w:r w:rsidR="00287938">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Pengalaman tersebut mengacu pada informasi yang biasanya berbentuk data elektronik yang dikumpulkan dan tersedia untuk analisis. Data ini bisa dalam bentuk digitalisasi perangkat pelatihan yang sudah berlabel, atau jenis informasi lain yang diperoleh melalui interaksi dengan lingkungan. </w:t>
      </w:r>
      <w:r>
        <w:rPr>
          <w:rFonts w:ascii="Times New Roman" w:eastAsia="Times New Roman" w:hAnsi="Times New Roman" w:cs="Times New Roman"/>
          <w:i/>
          <w:sz w:val="24"/>
          <w:szCs w:val="24"/>
        </w:rPr>
        <w:t xml:space="preserve">Machine learning </w:t>
      </w:r>
      <w:r>
        <w:rPr>
          <w:rFonts w:ascii="Times New Roman" w:eastAsia="Times New Roman" w:hAnsi="Times New Roman" w:cs="Times New Roman"/>
          <w:sz w:val="24"/>
          <w:szCs w:val="24"/>
        </w:rPr>
        <w:t xml:space="preserve">merupakan bagian dari disiplin ilmu kecerdasan bagian (AI) dapat diaplikasikan dengan sangat luas, beberapa diantaranya adalah klasifikasi teks atau dokumen, </w:t>
      </w:r>
      <w:r>
        <w:rPr>
          <w:rFonts w:ascii="Times New Roman" w:eastAsia="Times New Roman" w:hAnsi="Times New Roman" w:cs="Times New Roman"/>
          <w:i/>
          <w:sz w:val="24"/>
          <w:szCs w:val="24"/>
        </w:rPr>
        <w:t>natural language processing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speech processing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computer vision</w:t>
      </w:r>
      <w:r>
        <w:rPr>
          <w:rFonts w:ascii="Times New Roman" w:eastAsia="Times New Roman" w:hAnsi="Times New Roman" w:cs="Times New Roman"/>
          <w:sz w:val="24"/>
          <w:szCs w:val="24"/>
        </w:rPr>
        <w:t>, dan lain-lain.</w:t>
      </w:r>
    </w:p>
    <w:p w14:paraId="35D958F9" w14:textId="5BCCF106"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Tujuan praktis utama dari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adalah menghasilkan prediksi yang akurat dan merancang algoritma yang efisien dan kuat untuk menghasilkan prediksi tersebut bahkan untuk permasalahan skala besar </w:t>
      </w:r>
      <w:r w:rsidR="00287938">
        <w:rPr>
          <w:rFonts w:ascii="Times New Roman" w:eastAsia="Times New Roman" w:hAnsi="Times New Roman" w:cs="Times New Roman"/>
          <w:sz w:val="24"/>
          <w:szCs w:val="24"/>
        </w:rPr>
        <w:t>[18]</w:t>
      </w:r>
      <w:r>
        <w:rPr>
          <w:rFonts w:ascii="Times New Roman" w:eastAsia="Times New Roman" w:hAnsi="Times New Roman" w:cs="Times New Roman"/>
          <w:sz w:val="24"/>
          <w:szCs w:val="24"/>
        </w:rPr>
        <w:t>. Berdasarkan teknik pembelajarannya, tipe-tipe machine learning dapat dibedakan menjadi</w:t>
      </w:r>
      <w:r w:rsidR="00287938">
        <w:rPr>
          <w:rFonts w:ascii="Times New Roman" w:eastAsia="Times New Roman" w:hAnsi="Times New Roman" w:cs="Times New Roman"/>
          <w:sz w:val="24"/>
          <w:szCs w:val="24"/>
        </w:rPr>
        <w:t xml:space="preserve"> [22</w:t>
      </w:r>
      <w:proofErr w:type="gramStart"/>
      <w:r w:rsidR="002879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6E37128F" w14:textId="77777777" w:rsidR="00070025" w:rsidRDefault="008B7CCE">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Supervised learning</w:t>
      </w:r>
      <w:r>
        <w:rPr>
          <w:rFonts w:ascii="Times New Roman" w:eastAsia="Times New Roman" w:hAnsi="Times New Roman" w:cs="Times New Roman"/>
          <w:sz w:val="24"/>
          <w:szCs w:val="24"/>
        </w:rPr>
        <w:t xml:space="preserve">, tipe ini menggunakan data yang sudah diberi label yang digunakan untuk permasalahan klasifikasi dan regresi. </w:t>
      </w:r>
    </w:p>
    <w:p w14:paraId="51CFEA70" w14:textId="77777777" w:rsidR="00070025" w:rsidRDefault="008B7CCE">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Unsupervised learning</w:t>
      </w:r>
      <w:r>
        <w:rPr>
          <w:rFonts w:ascii="Times New Roman" w:eastAsia="Times New Roman" w:hAnsi="Times New Roman" w:cs="Times New Roman"/>
          <w:sz w:val="24"/>
          <w:szCs w:val="24"/>
        </w:rPr>
        <w:t xml:space="preserve">, menggunakan data masukan yang tidak diberi, diklasifikasikan ataupun dikategorikan labelnya. </w:t>
      </w:r>
    </w:p>
    <w:p w14:paraId="3061B982" w14:textId="77777777" w:rsidR="00070025" w:rsidRDefault="008B7CCE">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i/>
          <w:sz w:val="24"/>
          <w:szCs w:val="24"/>
        </w:rPr>
        <w:t>emi-supervised learning</w:t>
      </w:r>
      <w:r>
        <w:rPr>
          <w:rFonts w:ascii="Times New Roman" w:eastAsia="Times New Roman" w:hAnsi="Times New Roman" w:cs="Times New Roman"/>
          <w:sz w:val="24"/>
          <w:szCs w:val="24"/>
        </w:rPr>
        <w:t>, menggunakan data berlabel untuk mempelajari struktur data yang tidak berlabel dan mencoba membuat prediksi.</w:t>
      </w:r>
    </w:p>
    <w:p w14:paraId="30167C81" w14:textId="410C96B8" w:rsidR="00070025" w:rsidRDefault="008B7CCE">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Reinforcement learning</w:t>
      </w:r>
      <w:r>
        <w:rPr>
          <w:rFonts w:ascii="Times New Roman" w:eastAsia="Times New Roman" w:hAnsi="Times New Roman" w:cs="Times New Roman"/>
          <w:sz w:val="24"/>
          <w:szCs w:val="24"/>
        </w:rPr>
        <w:t xml:space="preserve">, adalah subbidang khusus dalam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yang berkaitan dengan bagaimana agen perangkat lunak harus menemukan urutan tindakan yang berkontribusi untuk mencapai tujuan tertentu </w:t>
      </w:r>
      <w:r w:rsidR="00287938">
        <w:rPr>
          <w:rFonts w:ascii="Times New Roman" w:eastAsia="Times New Roman" w:hAnsi="Times New Roman" w:cs="Times New Roman"/>
          <w:sz w:val="24"/>
          <w:szCs w:val="24"/>
        </w:rPr>
        <w:t>[12]</w:t>
      </w:r>
      <w:r>
        <w:rPr>
          <w:rFonts w:ascii="Times New Roman" w:eastAsia="Times New Roman" w:hAnsi="Times New Roman" w:cs="Times New Roman"/>
          <w:sz w:val="24"/>
          <w:szCs w:val="24"/>
        </w:rPr>
        <w:t>.</w:t>
      </w:r>
    </w:p>
    <w:p w14:paraId="69B33741" w14:textId="77777777" w:rsidR="00070025" w:rsidRDefault="00070025">
      <w:pPr>
        <w:spacing w:after="0" w:line="360" w:lineRule="auto"/>
        <w:jc w:val="both"/>
        <w:rPr>
          <w:rFonts w:ascii="Times New Roman" w:eastAsia="Times New Roman" w:hAnsi="Times New Roman" w:cs="Times New Roman"/>
          <w:sz w:val="24"/>
          <w:szCs w:val="24"/>
        </w:rPr>
      </w:pPr>
    </w:p>
    <w:p w14:paraId="1B5BA304" w14:textId="77777777" w:rsidR="00070025" w:rsidRDefault="008B7CCE">
      <w:pPr>
        <w:spacing w:after="0" w:line="360" w:lineRule="auto"/>
        <w:jc w:val="both"/>
        <w:rPr>
          <w:rFonts w:ascii="Times New Roman" w:eastAsia="Times New Roman" w:hAnsi="Times New Roman" w:cs="Times New Roman"/>
          <w:b/>
          <w:sz w:val="24"/>
          <w:szCs w:val="24"/>
        </w:rPr>
      </w:pPr>
      <w:r>
        <w:br w:type="page"/>
      </w:r>
    </w:p>
    <w:p w14:paraId="2589813C" w14:textId="77777777" w:rsidR="00070025" w:rsidRDefault="008B7CCE">
      <w:pPr>
        <w:spacing w:after="0"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lastRenderedPageBreak/>
        <w:t xml:space="preserve">2.2 </w:t>
      </w:r>
      <w:r>
        <w:rPr>
          <w:rFonts w:ascii="Times New Roman" w:eastAsia="Times New Roman" w:hAnsi="Times New Roman" w:cs="Times New Roman"/>
          <w:b/>
          <w:i/>
          <w:sz w:val="24"/>
          <w:szCs w:val="24"/>
        </w:rPr>
        <w:t>Natural Language Processing</w:t>
      </w:r>
    </w:p>
    <w:p w14:paraId="272F97CA" w14:textId="385F668B"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NLP (</w:t>
      </w:r>
      <w:r>
        <w:rPr>
          <w:rFonts w:ascii="Times New Roman" w:eastAsia="Times New Roman" w:hAnsi="Times New Roman" w:cs="Times New Roman"/>
          <w:i/>
          <w:sz w:val="24"/>
          <w:szCs w:val="24"/>
        </w:rPr>
        <w:t>Natural Language Processing</w:t>
      </w:r>
      <w:r>
        <w:rPr>
          <w:rFonts w:ascii="Times New Roman" w:eastAsia="Times New Roman" w:hAnsi="Times New Roman" w:cs="Times New Roman"/>
          <w:sz w:val="24"/>
          <w:szCs w:val="24"/>
        </w:rPr>
        <w:t xml:space="preserve">) merupakan pemrosesan komunikasi manusia berbasis mesin yang bertujuan untuk mengajarkan mesin bagaimana cara memproses dan memahami bahasa manusia, sehingga memungkinkan saluran komunikasi yang mudah antara manusia dan mesin </w:t>
      </w:r>
      <w:r w:rsidR="006E67A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NLP telah banyak diterapkan di berbagai area, salah satunya adalah analisis sentimen, analisis sosial media, </w:t>
      </w:r>
      <w:r>
        <w:rPr>
          <w:rFonts w:ascii="Times New Roman" w:eastAsia="Times New Roman" w:hAnsi="Times New Roman" w:cs="Times New Roman"/>
          <w:i/>
          <w:sz w:val="24"/>
          <w:szCs w:val="24"/>
        </w:rPr>
        <w:t>chatbots</w:t>
      </w:r>
      <w:r>
        <w:rPr>
          <w:rFonts w:ascii="Times New Roman" w:eastAsia="Times New Roman" w:hAnsi="Times New Roman" w:cs="Times New Roman"/>
          <w:sz w:val="24"/>
          <w:szCs w:val="24"/>
        </w:rPr>
        <w:t xml:space="preserve">, penerjemah, ekstraksi informasi dan lain-lain. NLP dan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merupakan disiplin ilmu yang saling terkait. Dalam banyak kasus, output dari teknik NLP seperti </w:t>
      </w:r>
      <w:r>
        <w:rPr>
          <w:rFonts w:ascii="Times New Roman" w:eastAsia="Times New Roman" w:hAnsi="Times New Roman" w:cs="Times New Roman"/>
          <w:i/>
          <w:sz w:val="24"/>
          <w:szCs w:val="24"/>
        </w:rPr>
        <w:t>text preprocessing</w:t>
      </w:r>
      <w:r>
        <w:rPr>
          <w:rFonts w:ascii="Times New Roman" w:eastAsia="Times New Roman" w:hAnsi="Times New Roman" w:cs="Times New Roman"/>
          <w:sz w:val="24"/>
          <w:szCs w:val="24"/>
        </w:rPr>
        <w:t xml:space="preserve"> digunakan sebagai input untuk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dan sebaliknya seperti menerapkan </w:t>
      </w:r>
      <w:r>
        <w:rPr>
          <w:rFonts w:ascii="Times New Roman" w:eastAsia="Times New Roman" w:hAnsi="Times New Roman" w:cs="Times New Roman"/>
          <w:i/>
          <w:sz w:val="24"/>
          <w:szCs w:val="24"/>
        </w:rPr>
        <w:t>supervised machine learning</w:t>
      </w:r>
      <w:r>
        <w:rPr>
          <w:rFonts w:ascii="Times New Roman" w:eastAsia="Times New Roman" w:hAnsi="Times New Roman" w:cs="Times New Roman"/>
          <w:sz w:val="24"/>
          <w:szCs w:val="24"/>
        </w:rPr>
        <w:t xml:space="preserve"> ke konstruksi kamus untuk mengidentifikasi </w:t>
      </w:r>
      <w:r>
        <w:rPr>
          <w:rFonts w:ascii="Times New Roman" w:eastAsia="Times New Roman" w:hAnsi="Times New Roman" w:cs="Times New Roman"/>
          <w:i/>
          <w:sz w:val="24"/>
          <w:szCs w:val="24"/>
        </w:rPr>
        <w:t>entity</w:t>
      </w:r>
      <w:r>
        <w:rPr>
          <w:rFonts w:ascii="Times New Roman" w:eastAsia="Times New Roman" w:hAnsi="Times New Roman" w:cs="Times New Roman"/>
          <w:sz w:val="24"/>
          <w:szCs w:val="24"/>
        </w:rPr>
        <w:t xml:space="preserve"> dengan NLP </w:t>
      </w:r>
      <w:r w:rsidR="00287938">
        <w:rPr>
          <w:rFonts w:ascii="Times New Roman" w:eastAsia="Times New Roman" w:hAnsi="Times New Roman" w:cs="Times New Roman"/>
          <w:sz w:val="24"/>
          <w:szCs w:val="24"/>
        </w:rPr>
        <w:t>[11]</w:t>
      </w:r>
      <w:r>
        <w:rPr>
          <w:rFonts w:ascii="Times New Roman" w:eastAsia="Times New Roman" w:hAnsi="Times New Roman" w:cs="Times New Roman"/>
          <w:sz w:val="24"/>
          <w:szCs w:val="24"/>
        </w:rPr>
        <w:t>.</w:t>
      </w:r>
    </w:p>
    <w:p w14:paraId="67DEF4AD" w14:textId="43760634"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Aplikasi terkait NLP dibangun menggunakan sejumlah besar data yang disebut corpus. Corpus didefinisikan sebagai kumpulan materi bahasa alami tertulis atau lisan, disimpan di dalam komputer, dan digunakan untuk mengetahui bagaimana bahasa digunakan </w:t>
      </w:r>
      <w:r w:rsidR="008B045E">
        <w:rPr>
          <w:rFonts w:ascii="Times New Roman" w:eastAsia="Times New Roman" w:hAnsi="Times New Roman" w:cs="Times New Roman"/>
          <w:sz w:val="24"/>
          <w:szCs w:val="24"/>
        </w:rPr>
        <w:t>[29]</w:t>
      </w:r>
      <w:r>
        <w:rPr>
          <w:rFonts w:ascii="Times New Roman" w:eastAsia="Times New Roman" w:hAnsi="Times New Roman" w:cs="Times New Roman"/>
          <w:sz w:val="24"/>
          <w:szCs w:val="24"/>
        </w:rPr>
        <w:t>. Beberapa manfaat penggunaan corpus antara lain membantu beberapa analisis statistik seperti distribusi frekuensi dan memvalidasi aturan linguistik seperti menemukan tata bahasa (</w:t>
      </w:r>
      <w:r>
        <w:rPr>
          <w:rFonts w:ascii="Times New Roman" w:eastAsia="Times New Roman" w:hAnsi="Times New Roman" w:cs="Times New Roman"/>
          <w:i/>
          <w:sz w:val="24"/>
          <w:szCs w:val="24"/>
        </w:rPr>
        <w:t>grammar</w:t>
      </w:r>
      <w:r>
        <w:rPr>
          <w:rFonts w:ascii="Times New Roman" w:eastAsia="Times New Roman" w:hAnsi="Times New Roman" w:cs="Times New Roman"/>
          <w:sz w:val="24"/>
          <w:szCs w:val="24"/>
        </w:rPr>
        <w:t>) yang salah. Aplikasi NLP terkadang menggunakan satu corpus sebagai masukan, atau menggunakan lebih dari satu corpus yang disebut corpora.</w:t>
      </w:r>
    </w:p>
    <w:p w14:paraId="6F5D77F2" w14:textId="77777777" w:rsidR="00070025" w:rsidRDefault="00070025">
      <w:pPr>
        <w:spacing w:after="0" w:line="360" w:lineRule="auto"/>
        <w:jc w:val="both"/>
        <w:rPr>
          <w:rFonts w:ascii="Times New Roman" w:eastAsia="Times New Roman" w:hAnsi="Times New Roman" w:cs="Times New Roman"/>
          <w:b/>
          <w:sz w:val="24"/>
          <w:szCs w:val="24"/>
        </w:rPr>
      </w:pPr>
    </w:p>
    <w:p w14:paraId="6FCF7CB7" w14:textId="77777777" w:rsidR="00070025" w:rsidRDefault="008B7CCE">
      <w:pPr>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2.3 </w:t>
      </w:r>
      <w:r>
        <w:rPr>
          <w:rFonts w:ascii="Times New Roman" w:eastAsia="Times New Roman" w:hAnsi="Times New Roman" w:cs="Times New Roman"/>
          <w:b/>
          <w:i/>
          <w:sz w:val="24"/>
          <w:szCs w:val="24"/>
        </w:rPr>
        <w:t>Text Mining</w:t>
      </w:r>
    </w:p>
    <w:p w14:paraId="05F077CA" w14:textId="4E57DAC7"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Text mining</w:t>
      </w:r>
      <w:r>
        <w:rPr>
          <w:rFonts w:ascii="Times New Roman" w:eastAsia="Times New Roman" w:hAnsi="Times New Roman" w:cs="Times New Roman"/>
          <w:sz w:val="24"/>
          <w:szCs w:val="24"/>
        </w:rPr>
        <w:t xml:space="preserve">, juga disebut </w:t>
      </w:r>
      <w:r>
        <w:rPr>
          <w:rFonts w:ascii="Times New Roman" w:eastAsia="Times New Roman" w:hAnsi="Times New Roman" w:cs="Times New Roman"/>
          <w:i/>
          <w:sz w:val="24"/>
          <w:szCs w:val="24"/>
        </w:rPr>
        <w:t>text analytics</w:t>
      </w:r>
      <w:r>
        <w:rPr>
          <w:rFonts w:ascii="Times New Roman" w:eastAsia="Times New Roman" w:hAnsi="Times New Roman" w:cs="Times New Roman"/>
          <w:sz w:val="24"/>
          <w:szCs w:val="24"/>
        </w:rPr>
        <w:t xml:space="preserve">, adalah teknik yang mengubah data tidak terstruktur menjadi data terstruktur menggunakan bantuan NLP untuk menyempurnakan hasil analisis yang dilakukan menggunakan algoritma </w:t>
      </w:r>
      <w:r>
        <w:rPr>
          <w:rFonts w:ascii="Times New Roman" w:eastAsia="Times New Roman" w:hAnsi="Times New Roman" w:cs="Times New Roman"/>
          <w:i/>
          <w:sz w:val="24"/>
          <w:szCs w:val="24"/>
        </w:rPr>
        <w:t xml:space="preserve">machine learning </w:t>
      </w:r>
      <w:r w:rsidR="00287938">
        <w:rPr>
          <w:rFonts w:ascii="Times New Roman" w:eastAsia="Times New Roman" w:hAnsi="Times New Roman" w:cs="Times New Roman"/>
          <w:sz w:val="24"/>
          <w:szCs w:val="24"/>
        </w:rPr>
        <w:t>[15]</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Text mining</w:t>
      </w:r>
      <w:r>
        <w:rPr>
          <w:rFonts w:ascii="Times New Roman" w:eastAsia="Times New Roman" w:hAnsi="Times New Roman" w:cs="Times New Roman"/>
          <w:sz w:val="24"/>
          <w:szCs w:val="24"/>
        </w:rPr>
        <w:t xml:space="preserve"> mengidentifikasi fakta, hubungan, dan pernyataan dalam kumpulan data tekstual yang besar. Informasi yang diekstrak dapat diubah menjadi bentuk terstruktur yang dapat dianalisis lebih lanjut. Penerapan dari text mining yang paling umum adalah analisa sentimen, </w:t>
      </w:r>
      <w:r>
        <w:rPr>
          <w:rFonts w:ascii="Times New Roman" w:eastAsia="Times New Roman" w:hAnsi="Times New Roman" w:cs="Times New Roman"/>
          <w:i/>
          <w:sz w:val="24"/>
          <w:szCs w:val="24"/>
        </w:rPr>
        <w:t>text categorization, text clustering</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document summarization</w:t>
      </w:r>
      <w:r>
        <w:rPr>
          <w:rFonts w:ascii="Times New Roman" w:eastAsia="Times New Roman" w:hAnsi="Times New Roman" w:cs="Times New Roman"/>
          <w:sz w:val="24"/>
          <w:szCs w:val="24"/>
        </w:rPr>
        <w:t xml:space="preserve">. Tugas-tugas tersebut pada umumnya memerlukan </w:t>
      </w:r>
      <w:r>
        <w:rPr>
          <w:rFonts w:ascii="Times New Roman" w:eastAsia="Times New Roman" w:hAnsi="Times New Roman" w:cs="Times New Roman"/>
          <w:i/>
          <w:sz w:val="24"/>
          <w:szCs w:val="24"/>
        </w:rPr>
        <w:t>text preprocessing</w:t>
      </w:r>
      <w:r>
        <w:rPr>
          <w:rFonts w:ascii="Times New Roman" w:eastAsia="Times New Roman" w:hAnsi="Times New Roman" w:cs="Times New Roman"/>
          <w:sz w:val="24"/>
          <w:szCs w:val="24"/>
        </w:rPr>
        <w:t xml:space="preserve"> sebelum dilakukan </w:t>
      </w:r>
      <w:r w:rsidR="008B045E">
        <w:rPr>
          <w:rFonts w:ascii="Times New Roman" w:eastAsia="Times New Roman" w:hAnsi="Times New Roman" w:cs="Times New Roman"/>
          <w:sz w:val="24"/>
          <w:szCs w:val="24"/>
        </w:rPr>
        <w:t>[28]</w:t>
      </w:r>
      <w:r>
        <w:rPr>
          <w:rFonts w:ascii="Times New Roman" w:eastAsia="Times New Roman" w:hAnsi="Times New Roman" w:cs="Times New Roman"/>
          <w:sz w:val="24"/>
          <w:szCs w:val="24"/>
        </w:rPr>
        <w:t xml:space="preserve">. </w:t>
      </w:r>
      <w:r>
        <w:br w:type="page"/>
      </w:r>
    </w:p>
    <w:p w14:paraId="753024DF" w14:textId="77777777" w:rsidR="00070025" w:rsidRDefault="008B7CCE">
      <w:pPr>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2.4 </w:t>
      </w:r>
      <w:r>
        <w:rPr>
          <w:rFonts w:ascii="Times New Roman" w:eastAsia="Times New Roman" w:hAnsi="Times New Roman" w:cs="Times New Roman"/>
          <w:b/>
          <w:i/>
          <w:sz w:val="24"/>
          <w:szCs w:val="24"/>
        </w:rPr>
        <w:t>Text Preprocessing</w:t>
      </w:r>
    </w:p>
    <w:p w14:paraId="53036A75" w14:textId="0D8BC39E"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Text Preprocessing</w:t>
      </w:r>
      <w:r>
        <w:rPr>
          <w:rFonts w:ascii="Times New Roman" w:eastAsia="Times New Roman" w:hAnsi="Times New Roman" w:cs="Times New Roman"/>
          <w:sz w:val="24"/>
          <w:szCs w:val="24"/>
        </w:rPr>
        <w:t xml:space="preserve"> merupakan metode untuk membersihkan data teks yang tidak terstruktur dan membuatnya siap untuk diproses ke dalam model. </w:t>
      </w:r>
      <w:r>
        <w:rPr>
          <w:rFonts w:ascii="Times New Roman" w:eastAsia="Times New Roman" w:hAnsi="Times New Roman" w:cs="Times New Roman"/>
          <w:i/>
          <w:sz w:val="24"/>
          <w:szCs w:val="24"/>
        </w:rPr>
        <w:t>Preprocessing</w:t>
      </w:r>
      <w:r>
        <w:rPr>
          <w:rFonts w:ascii="Times New Roman" w:eastAsia="Times New Roman" w:hAnsi="Times New Roman" w:cs="Times New Roman"/>
          <w:sz w:val="24"/>
          <w:szCs w:val="24"/>
        </w:rPr>
        <w:t xml:space="preserve"> merupakan bagian integral dari aplikasi berbasis NLP. Langkah-langkah ini terdiri dari penghapusan karakter atau bagian teks yang tidak relevan dan tidak diinginkan berdasarkan beberapa pola yang diamati, namun tetap mempertahankan maksud asli dari teks tersebut </w:t>
      </w:r>
      <w:r w:rsidR="00287938">
        <w:rPr>
          <w:rFonts w:ascii="Times New Roman" w:eastAsia="Times New Roman" w:hAnsi="Times New Roman" w:cs="Times New Roman"/>
          <w:sz w:val="24"/>
          <w:szCs w:val="24"/>
        </w:rPr>
        <w:t>[20]</w:t>
      </w:r>
      <w:r>
        <w:rPr>
          <w:rFonts w:ascii="Times New Roman" w:eastAsia="Times New Roman" w:hAnsi="Times New Roman" w:cs="Times New Roman"/>
          <w:sz w:val="24"/>
          <w:szCs w:val="24"/>
        </w:rPr>
        <w:t xml:space="preserve">. Beberapa langkah-langkah </w:t>
      </w:r>
      <w:r>
        <w:rPr>
          <w:rFonts w:ascii="Times New Roman" w:eastAsia="Times New Roman" w:hAnsi="Times New Roman" w:cs="Times New Roman"/>
          <w:i/>
          <w:sz w:val="24"/>
          <w:szCs w:val="24"/>
        </w:rPr>
        <w:t>text preprocessing</w:t>
      </w:r>
      <w:r>
        <w:rPr>
          <w:rFonts w:ascii="Times New Roman" w:eastAsia="Times New Roman" w:hAnsi="Times New Roman" w:cs="Times New Roman"/>
          <w:sz w:val="24"/>
          <w:szCs w:val="24"/>
        </w:rPr>
        <w:t xml:space="preserve"> dalam NLP antara lain </w:t>
      </w:r>
      <w:r w:rsidR="00287938">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p>
    <w:p w14:paraId="4517F6A0" w14:textId="77777777" w:rsidR="00070025" w:rsidRDefault="008B7CCE">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Tokenization, </w:t>
      </w:r>
      <w:r>
        <w:rPr>
          <w:rFonts w:ascii="Times New Roman" w:eastAsia="Times New Roman" w:hAnsi="Times New Roman" w:cs="Times New Roman"/>
          <w:sz w:val="24"/>
          <w:szCs w:val="24"/>
        </w:rPr>
        <w:t xml:space="preserve">proses ini mengacu pada prosedur pemisahan kalimat kata-kata penyusunnya. Contoh pada kalimat “Saya membaca buku.”, setelah meneruskan kalimat ini ke program tokenisasi, kata/token yang diekstrak akan menjadi: “Saya”, “membaca”, “buku” dan “.”. Contoh tersebut mengekstrak satu token pada satu waktu, token ini disebut </w:t>
      </w:r>
      <w:r>
        <w:rPr>
          <w:rFonts w:ascii="Times New Roman" w:eastAsia="Times New Roman" w:hAnsi="Times New Roman" w:cs="Times New Roman"/>
          <w:i/>
          <w:sz w:val="24"/>
          <w:szCs w:val="24"/>
        </w:rPr>
        <w:t>unigram</w:t>
      </w:r>
      <w:r>
        <w:rPr>
          <w:rFonts w:ascii="Times New Roman" w:eastAsia="Times New Roman" w:hAnsi="Times New Roman" w:cs="Times New Roman"/>
          <w:sz w:val="24"/>
          <w:szCs w:val="24"/>
        </w:rPr>
        <w:t>. Token juga dapat diekstrak menjadi dua (</w:t>
      </w:r>
      <w:r>
        <w:rPr>
          <w:rFonts w:ascii="Times New Roman" w:eastAsia="Times New Roman" w:hAnsi="Times New Roman" w:cs="Times New Roman"/>
          <w:i/>
          <w:sz w:val="24"/>
          <w:szCs w:val="24"/>
        </w:rPr>
        <w:t>bigrams</w:t>
      </w:r>
      <w:r>
        <w:rPr>
          <w:rFonts w:ascii="Times New Roman" w:eastAsia="Times New Roman" w:hAnsi="Times New Roman" w:cs="Times New Roman"/>
          <w:sz w:val="24"/>
          <w:szCs w:val="24"/>
        </w:rPr>
        <w:t>) dan tiga (</w:t>
      </w:r>
      <w:r>
        <w:rPr>
          <w:rFonts w:ascii="Times New Roman" w:eastAsia="Times New Roman" w:hAnsi="Times New Roman" w:cs="Times New Roman"/>
          <w:i/>
          <w:sz w:val="24"/>
          <w:szCs w:val="24"/>
        </w:rPr>
        <w:t>trigrams</w:t>
      </w:r>
      <w:r>
        <w:rPr>
          <w:rFonts w:ascii="Times New Roman" w:eastAsia="Times New Roman" w:hAnsi="Times New Roman" w:cs="Times New Roman"/>
          <w:sz w:val="24"/>
          <w:szCs w:val="24"/>
        </w:rPr>
        <w:t>) token sekaligus.</w:t>
      </w:r>
    </w:p>
    <w:p w14:paraId="435D3616" w14:textId="77777777" w:rsidR="00070025" w:rsidRDefault="008B7CCE">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Case </w:t>
      </w:r>
      <w:proofErr w:type="gramStart"/>
      <w:r>
        <w:rPr>
          <w:rFonts w:ascii="Times New Roman" w:eastAsia="Times New Roman" w:hAnsi="Times New Roman" w:cs="Times New Roman"/>
          <w:i/>
          <w:sz w:val="24"/>
          <w:szCs w:val="24"/>
        </w:rPr>
        <w:t>folding</w:t>
      </w:r>
      <w:r>
        <w:rPr>
          <w:rFonts w:ascii="Times New Roman" w:eastAsia="Times New Roman" w:hAnsi="Times New Roman" w:cs="Times New Roman"/>
          <w:sz w:val="24"/>
          <w:szCs w:val="24"/>
        </w:rPr>
        <w:t>,  merupakan</w:t>
      </w:r>
      <w:proofErr w:type="gramEnd"/>
      <w:r>
        <w:rPr>
          <w:rFonts w:ascii="Times New Roman" w:eastAsia="Times New Roman" w:hAnsi="Times New Roman" w:cs="Times New Roman"/>
          <w:sz w:val="24"/>
          <w:szCs w:val="24"/>
        </w:rPr>
        <w:t xml:space="preserve"> tahapan mengkonversi teks menjadi satu bentuk yang standar, yaitu </w:t>
      </w:r>
      <w:r>
        <w:rPr>
          <w:rFonts w:ascii="Times New Roman" w:eastAsia="Times New Roman" w:hAnsi="Times New Roman" w:cs="Times New Roman"/>
          <w:i/>
          <w:sz w:val="24"/>
          <w:szCs w:val="24"/>
        </w:rPr>
        <w:t>uppercase</w:t>
      </w:r>
      <w:r>
        <w:rPr>
          <w:rFonts w:ascii="Times New Roman" w:eastAsia="Times New Roman" w:hAnsi="Times New Roman" w:cs="Times New Roman"/>
          <w:sz w:val="24"/>
          <w:szCs w:val="24"/>
        </w:rPr>
        <w:t xml:space="preserve"> atau </w:t>
      </w:r>
      <w:r>
        <w:rPr>
          <w:rFonts w:ascii="Times New Roman" w:eastAsia="Times New Roman" w:hAnsi="Times New Roman" w:cs="Times New Roman"/>
          <w:i/>
          <w:sz w:val="24"/>
          <w:szCs w:val="24"/>
        </w:rPr>
        <w:t>lowercase</w:t>
      </w:r>
      <w:r>
        <w:rPr>
          <w:rFonts w:ascii="Times New Roman" w:eastAsia="Times New Roman" w:hAnsi="Times New Roman" w:cs="Times New Roman"/>
          <w:sz w:val="24"/>
          <w:szCs w:val="24"/>
        </w:rPr>
        <w:t xml:space="preserve">. Strategi yang paling umum digunakan adalah mengkonversi semua huruf menjadi </w:t>
      </w:r>
      <w:r>
        <w:rPr>
          <w:rFonts w:ascii="Times New Roman" w:eastAsia="Times New Roman" w:hAnsi="Times New Roman" w:cs="Times New Roman"/>
          <w:i/>
          <w:sz w:val="24"/>
          <w:szCs w:val="24"/>
        </w:rPr>
        <w:t>lowercase</w:t>
      </w:r>
      <w:r>
        <w:rPr>
          <w:rFonts w:ascii="Times New Roman" w:eastAsia="Times New Roman" w:hAnsi="Times New Roman" w:cs="Times New Roman"/>
          <w:sz w:val="24"/>
          <w:szCs w:val="24"/>
        </w:rPr>
        <w:t>.</w:t>
      </w:r>
    </w:p>
    <w:p w14:paraId="69F0BB4A" w14:textId="77777777" w:rsidR="00070025" w:rsidRDefault="008B7CCE">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Penghapusan </w:t>
      </w:r>
      <w:r>
        <w:rPr>
          <w:rFonts w:ascii="Times New Roman" w:eastAsia="Times New Roman" w:hAnsi="Times New Roman" w:cs="Times New Roman"/>
          <w:i/>
          <w:sz w:val="24"/>
          <w:szCs w:val="24"/>
        </w:rPr>
        <w:t>punctuations</w:t>
      </w:r>
      <w:r>
        <w:rPr>
          <w:rFonts w:ascii="Times New Roman" w:eastAsia="Times New Roman" w:hAnsi="Times New Roman" w:cs="Times New Roman"/>
          <w:sz w:val="24"/>
          <w:szCs w:val="24"/>
        </w:rPr>
        <w:t>, tanda baca merupakan simbol yang digunakan untuk memisahkan kalimat untuk memperjelas artinya. Simbol-simbol ini dapat mempengaruhi hasil klasifikasi sentimen terutama jika teknik yang digunakan bergantung pada frekuensi kemunculan kata dan frasa, karena tanda baca sering digunakan dalam teks.</w:t>
      </w:r>
    </w:p>
    <w:p w14:paraId="534DE2CB" w14:textId="77777777" w:rsidR="00070025" w:rsidRDefault="008B7CCE">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Penghapusan </w:t>
      </w:r>
      <w:r>
        <w:rPr>
          <w:rFonts w:ascii="Times New Roman" w:eastAsia="Times New Roman" w:hAnsi="Times New Roman" w:cs="Times New Roman"/>
          <w:i/>
          <w:sz w:val="24"/>
          <w:szCs w:val="24"/>
        </w:rPr>
        <w:t>stop words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stop words</w:t>
      </w:r>
      <w:r>
        <w:rPr>
          <w:rFonts w:ascii="Times New Roman" w:eastAsia="Times New Roman" w:hAnsi="Times New Roman" w:cs="Times New Roman"/>
          <w:sz w:val="24"/>
          <w:szCs w:val="24"/>
        </w:rPr>
        <w:t xml:space="preserve"> adalah kata-kata umum yang hanya digunakan untuk mendukung konstruksi kalimat. Contoh </w:t>
      </w:r>
      <w:r>
        <w:rPr>
          <w:rFonts w:ascii="Times New Roman" w:eastAsia="Times New Roman" w:hAnsi="Times New Roman" w:cs="Times New Roman"/>
          <w:i/>
          <w:sz w:val="24"/>
          <w:szCs w:val="24"/>
        </w:rPr>
        <w:t>stopwords</w:t>
      </w:r>
      <w:r>
        <w:rPr>
          <w:rFonts w:ascii="Times New Roman" w:eastAsia="Times New Roman" w:hAnsi="Times New Roman" w:cs="Times New Roman"/>
          <w:sz w:val="24"/>
          <w:szCs w:val="24"/>
        </w:rPr>
        <w:t xml:space="preserve"> dari bahasa inggris adalah: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am</w:t>
      </w:r>
      <w:r>
        <w:rPr>
          <w:rFonts w:ascii="Times New Roman" w:eastAsia="Times New Roman" w:hAnsi="Times New Roman" w:cs="Times New Roman"/>
          <w:sz w:val="24"/>
          <w:szCs w:val="24"/>
        </w:rPr>
        <w:t>”, dan “</w:t>
      </w:r>
      <w:r>
        <w:rPr>
          <w:rFonts w:ascii="Times New Roman" w:eastAsia="Times New Roman" w:hAnsi="Times New Roman" w:cs="Times New Roman"/>
          <w:i/>
          <w:sz w:val="24"/>
          <w:szCs w:val="24"/>
        </w:rPr>
        <w:t>the</w:t>
      </w:r>
      <w:r>
        <w:rPr>
          <w:rFonts w:ascii="Times New Roman" w:eastAsia="Times New Roman" w:hAnsi="Times New Roman" w:cs="Times New Roman"/>
          <w:sz w:val="24"/>
          <w:szCs w:val="24"/>
        </w:rPr>
        <w:t xml:space="preserve">”. Penghapusan </w:t>
      </w:r>
      <w:r>
        <w:rPr>
          <w:rFonts w:ascii="Times New Roman" w:eastAsia="Times New Roman" w:hAnsi="Times New Roman" w:cs="Times New Roman"/>
          <w:i/>
          <w:sz w:val="24"/>
          <w:szCs w:val="24"/>
        </w:rPr>
        <w:t>stop words</w:t>
      </w:r>
      <w:r>
        <w:rPr>
          <w:rFonts w:ascii="Times New Roman" w:eastAsia="Times New Roman" w:hAnsi="Times New Roman" w:cs="Times New Roman"/>
          <w:sz w:val="24"/>
          <w:szCs w:val="24"/>
        </w:rPr>
        <w:t xml:space="preserve"> dari analisis dilakukan karena kata-kata tersebut sangat sering muncul dan kehadirannya tidak mempengaruhi makna kalimat yang ada di dalamnya. </w:t>
      </w:r>
    </w:p>
    <w:p w14:paraId="6E026893" w14:textId="4F6EC30C" w:rsidR="00070025" w:rsidRDefault="008B7CCE">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Penandaan PoS, PoS (</w:t>
      </w:r>
      <w:r>
        <w:rPr>
          <w:rFonts w:ascii="Times New Roman" w:eastAsia="Times New Roman" w:hAnsi="Times New Roman" w:cs="Times New Roman"/>
          <w:i/>
          <w:sz w:val="24"/>
          <w:szCs w:val="24"/>
        </w:rPr>
        <w:t>part of speech</w:t>
      </w:r>
      <w:r>
        <w:rPr>
          <w:rFonts w:ascii="Times New Roman" w:eastAsia="Times New Roman" w:hAnsi="Times New Roman" w:cs="Times New Roman"/>
          <w:sz w:val="24"/>
          <w:szCs w:val="24"/>
        </w:rPr>
        <w:t xml:space="preserve">) merupakan proses penandaan kata-kata dalam kalimat ke dalam bagian ucapannya dan akan dilabeli di akhir. Penanda PoS dapat membantu mengurangi ambiguitas, yang merupakan </w:t>
      </w:r>
      <w:r>
        <w:rPr>
          <w:rFonts w:ascii="Times New Roman" w:eastAsia="Times New Roman" w:hAnsi="Times New Roman" w:cs="Times New Roman"/>
          <w:sz w:val="24"/>
          <w:szCs w:val="24"/>
        </w:rPr>
        <w:lastRenderedPageBreak/>
        <w:t xml:space="preserve">masalah utama di NLP. PoS diekstrak dari token yang membentuk kalimat, sehingga kita dapat menyaring PoS yang menarik dan menganalisisnya. Penn TreeBank </w:t>
      </w:r>
      <w:r w:rsidR="006E67A4">
        <w:rPr>
          <w:rFonts w:ascii="Times New Roman" w:eastAsia="Times New Roman" w:hAnsi="Times New Roman" w:cs="Times New Roman"/>
          <w:sz w:val="24"/>
          <w:szCs w:val="24"/>
        </w:rPr>
        <w:t>[</w:t>
      </w:r>
      <w:r w:rsidR="00287938">
        <w:rPr>
          <w:rFonts w:ascii="Times New Roman" w:eastAsia="Times New Roman" w:hAnsi="Times New Roman" w:cs="Times New Roman"/>
          <w:sz w:val="24"/>
          <w:szCs w:val="24"/>
        </w:rPr>
        <w:t>19</w:t>
      </w:r>
      <w:r w:rsidR="006E67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kumpulan tag yang umum digunakan untuk bahasa Inggris.</w:t>
      </w:r>
    </w:p>
    <w:p w14:paraId="6D72BFA4" w14:textId="77777777" w:rsidR="00070025" w:rsidRDefault="008B7CCE">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Lemmatization</w:t>
      </w:r>
      <w:r>
        <w:rPr>
          <w:rFonts w:ascii="Times New Roman" w:eastAsia="Times New Roman" w:hAnsi="Times New Roman" w:cs="Times New Roman"/>
          <w:sz w:val="24"/>
          <w:szCs w:val="24"/>
        </w:rPr>
        <w:t xml:space="preserve">, proses ini berkaitan dengan </w:t>
      </w:r>
      <w:r>
        <w:rPr>
          <w:rFonts w:ascii="Times New Roman" w:eastAsia="Times New Roman" w:hAnsi="Times New Roman" w:cs="Times New Roman"/>
          <w:i/>
          <w:sz w:val="24"/>
          <w:szCs w:val="24"/>
        </w:rPr>
        <w:t>stemming</w:t>
      </w:r>
      <w:r>
        <w:rPr>
          <w:rFonts w:ascii="Times New Roman" w:eastAsia="Times New Roman" w:hAnsi="Times New Roman" w:cs="Times New Roman"/>
          <w:sz w:val="24"/>
          <w:szCs w:val="24"/>
        </w:rPr>
        <w:t>, yang merupakan proses pengelompokan bentuk-bentuk infleksi yang berbeda dari sebuah kata sehingga mereka dapat dianalisis sebagai satu item. Sebagai tambahan, lematisasi melakukan pemeriksaan tambahan dengan melihat kamus untuk mengekstrak bentuk dasar dari sebuah kata, pemeriksaan ini juga membuat proses menjadi lebih lambat.</w:t>
      </w:r>
    </w:p>
    <w:p w14:paraId="662EFAAD" w14:textId="77777777" w:rsidR="00070025" w:rsidRDefault="00070025">
      <w:pPr>
        <w:spacing w:after="0" w:line="360" w:lineRule="auto"/>
        <w:jc w:val="both"/>
        <w:rPr>
          <w:rFonts w:ascii="Times New Roman" w:eastAsia="Times New Roman" w:hAnsi="Times New Roman" w:cs="Times New Roman"/>
          <w:sz w:val="24"/>
          <w:szCs w:val="24"/>
        </w:rPr>
      </w:pPr>
    </w:p>
    <w:p w14:paraId="3353A1AE" w14:textId="77777777" w:rsidR="00070025" w:rsidRDefault="008B7CCE">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Analisis Sentimen</w:t>
      </w:r>
    </w:p>
    <w:p w14:paraId="2A6E5A18" w14:textId="47425980"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Analisis sentimen atau juga disebut penggalian opini merupakan bidang studi yang menganalisis pendapat, sentimen, penilaian, sikap, dan emosi seseorang terhadap suatu entitas yang dapat berupa produk, layanan, organisasi, individu, acara, masalah, atau topik yang diungkapkan dalam teks tertulis </w:t>
      </w:r>
      <w:r w:rsidR="00287938">
        <w:rPr>
          <w:rFonts w:ascii="Times New Roman" w:eastAsia="Times New Roman" w:hAnsi="Times New Roman" w:cs="Times New Roman"/>
          <w:sz w:val="24"/>
          <w:szCs w:val="24"/>
        </w:rPr>
        <w:t>[16]</w:t>
      </w:r>
      <w:r>
        <w:rPr>
          <w:rFonts w:ascii="Times New Roman" w:eastAsia="Times New Roman" w:hAnsi="Times New Roman" w:cs="Times New Roman"/>
          <w:sz w:val="24"/>
          <w:szCs w:val="24"/>
        </w:rPr>
        <w:t>. Analisis sentimen telah memperluas penelitian NLP secara signifikan karena telah memperkenalkan banyak masalah penelitian yang menantang yang belum pernah dipelajari sebelumnya. Analisis sentimen merupakan masalah analisis semantik, tetapi sangat terfokus dan terbatas karena sistem analisis sentimen tidak perlu sepenuhnya "memahami" setiap kalimat atau dokumen dan hanya perlu memahami beberapa aspek saja, misalnya opini positif dan negatif serta sasarannya.</w:t>
      </w:r>
    </w:p>
    <w:p w14:paraId="668301F0" w14:textId="674A98C0" w:rsidR="00070025" w:rsidRDefault="008B7CCE">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Terdapat banyak pendekatan untuk melakukan analisa sentimen, diantaranya adalah </w:t>
      </w:r>
      <w:r w:rsidR="006E67A4">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p>
    <w:p w14:paraId="4AEE4F5F" w14:textId="77777777" w:rsidR="00070025" w:rsidRDefault="008B7CCE">
      <w:pPr>
        <w:numPr>
          <w:ilvl w:val="0"/>
          <w:numId w:val="1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merupakan pendekatan yang paling banyak digunakan. Pendekatan ini bergantung pada algoritma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dan fitur linguistik untuk melakukan klasifikasi sentimen. </w:t>
      </w:r>
    </w:p>
    <w:p w14:paraId="3367BAAA" w14:textId="77777777" w:rsidR="00070025" w:rsidRDefault="008B7CCE">
      <w:pPr>
        <w:numPr>
          <w:ilvl w:val="0"/>
          <w:numId w:val="1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Lexicon-based</w:t>
      </w:r>
      <w:r>
        <w:rPr>
          <w:rFonts w:ascii="Times New Roman" w:eastAsia="Times New Roman" w:hAnsi="Times New Roman" w:cs="Times New Roman"/>
          <w:sz w:val="24"/>
          <w:szCs w:val="24"/>
        </w:rPr>
        <w:t xml:space="preserve">, menggunakan leksikon sentimen yang telah disiapkan sebelumnya untuk menilai dokumen dengan menggabungkan skor sentimen dari semua kata dalam dokumen. </w:t>
      </w:r>
    </w:p>
    <w:p w14:paraId="2D70ECB7" w14:textId="77777777" w:rsidR="00070025" w:rsidRDefault="008B7CCE">
      <w:pPr>
        <w:numPr>
          <w:ilvl w:val="0"/>
          <w:numId w:val="1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Hybrid, menggabungkan pendekatan leksikon dan </w:t>
      </w:r>
      <w:r>
        <w:rPr>
          <w:rFonts w:ascii="Times New Roman" w:eastAsia="Times New Roman" w:hAnsi="Times New Roman" w:cs="Times New Roman"/>
          <w:i/>
          <w:sz w:val="24"/>
          <w:szCs w:val="24"/>
        </w:rPr>
        <w:t xml:space="preserve">machine learning </w:t>
      </w:r>
      <w:proofErr w:type="gramStart"/>
      <w:r>
        <w:rPr>
          <w:rFonts w:ascii="Times New Roman" w:eastAsia="Times New Roman" w:hAnsi="Times New Roman" w:cs="Times New Roman"/>
          <w:sz w:val="24"/>
          <w:szCs w:val="24"/>
        </w:rPr>
        <w:t>yang  menggabungkan</w:t>
      </w:r>
      <w:proofErr w:type="gramEnd"/>
      <w:r>
        <w:rPr>
          <w:rFonts w:ascii="Times New Roman" w:eastAsia="Times New Roman" w:hAnsi="Times New Roman" w:cs="Times New Roman"/>
          <w:sz w:val="24"/>
          <w:szCs w:val="24"/>
        </w:rPr>
        <w:t xml:space="preserve"> keluaran analisis leksikal dengan fleksibilitas pendekatan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untuk mengatasi ambiguitas dan mengintegrasikan konteks kata-kata sentimen. </w:t>
      </w:r>
    </w:p>
    <w:p w14:paraId="603603F7" w14:textId="77777777" w:rsidR="00070025" w:rsidRDefault="008B7CCE">
      <w:pPr>
        <w:numPr>
          <w:ilvl w:val="0"/>
          <w:numId w:val="14"/>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Pendekatan lainnya, seperti </w:t>
      </w:r>
      <w:r>
        <w:rPr>
          <w:rFonts w:ascii="Times New Roman" w:eastAsia="Times New Roman" w:hAnsi="Times New Roman" w:cs="Times New Roman"/>
          <w:i/>
          <w:sz w:val="24"/>
          <w:szCs w:val="24"/>
        </w:rPr>
        <w:t>transfer learning</w:t>
      </w:r>
      <w:r>
        <w:rPr>
          <w:rFonts w:ascii="Times New Roman" w:eastAsia="Times New Roman" w:hAnsi="Times New Roman" w:cs="Times New Roman"/>
          <w:sz w:val="24"/>
          <w:szCs w:val="24"/>
        </w:rPr>
        <w:t xml:space="preserve"> yang menggunakan kesamaan data, distribusi data, tugas model, dan sebagainya untuk menerapkan pengetahuan yang sudah dipelajari dalam satu domain ke domain baru.</w:t>
      </w:r>
    </w:p>
    <w:p w14:paraId="1343129E" w14:textId="77777777" w:rsidR="00070025" w:rsidRDefault="00550A7E">
      <w:pPr>
        <w:spacing w:after="200" w:line="360" w:lineRule="auto"/>
        <w:jc w:val="center"/>
        <w:rPr>
          <w:rFonts w:ascii="Times New Roman" w:eastAsia="Times New Roman" w:hAnsi="Times New Roman" w:cs="Times New Roman"/>
          <w:sz w:val="24"/>
          <w:szCs w:val="24"/>
        </w:rPr>
      </w:pPr>
      <w:r w:rsidRPr="00550A7E">
        <w:rPr>
          <w:rFonts w:ascii="Times New Roman" w:eastAsia="Times New Roman" w:hAnsi="Times New Roman" w:cs="Times New Roman"/>
          <w:noProof/>
          <w:sz w:val="24"/>
          <w:szCs w:val="24"/>
        </w:rPr>
        <w:drawing>
          <wp:inline distT="0" distB="0" distL="0" distR="0" wp14:anchorId="43855A19" wp14:editId="6DDE39C3">
            <wp:extent cx="5039995" cy="4102100"/>
            <wp:effectExtent l="0" t="0" r="825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4102100"/>
                    </a:xfrm>
                    <a:prstGeom prst="rect">
                      <a:avLst/>
                    </a:prstGeom>
                  </pic:spPr>
                </pic:pic>
              </a:graphicData>
            </a:graphic>
          </wp:inline>
        </w:drawing>
      </w:r>
    </w:p>
    <w:p w14:paraId="0F2E02DB" w14:textId="51CF9A89" w:rsidR="00070025" w:rsidRDefault="008B7CCE">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2.1 Pendekatan-pendekatan analisis </w:t>
      </w:r>
      <w:r w:rsidR="006E67A4">
        <w:rPr>
          <w:rFonts w:ascii="Times New Roman" w:eastAsia="Times New Roman" w:hAnsi="Times New Roman" w:cs="Times New Roman"/>
          <w:sz w:val="24"/>
          <w:szCs w:val="24"/>
        </w:rPr>
        <w:t>sentiment [1]</w:t>
      </w:r>
      <w:r>
        <w:rPr>
          <w:rFonts w:ascii="Times New Roman" w:eastAsia="Times New Roman" w:hAnsi="Times New Roman" w:cs="Times New Roman"/>
          <w:sz w:val="24"/>
          <w:szCs w:val="24"/>
        </w:rPr>
        <w:t>.</w:t>
      </w:r>
      <w:r>
        <w:br w:type="page"/>
      </w:r>
    </w:p>
    <w:p w14:paraId="73303BA9" w14:textId="77777777" w:rsidR="00070025" w:rsidRDefault="008B7CCE">
      <w:p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2.6 Ekstraksi Fitur</w:t>
      </w:r>
    </w:p>
    <w:p w14:paraId="1C6DB3C3" w14:textId="7CCEE33A"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Ekstraksi fitur adalah proses pengurangan dimensi di mana kumpulan awal data mentah direduksi menjadi kelompok yang lebih mudah dikelola untuk diproses. Ekstraksi fitur mencoba untuk mengekstrak satu set fitur (dimensi) yang sama sekali baru dari pola data daripada memilih fitur dari atribut yang ada </w:t>
      </w:r>
      <w:r w:rsidR="00287938">
        <w:rPr>
          <w:rFonts w:ascii="Times New Roman" w:eastAsia="Times New Roman" w:hAnsi="Times New Roman" w:cs="Times New Roman"/>
          <w:sz w:val="24"/>
          <w:szCs w:val="24"/>
        </w:rPr>
        <w:t>[7]</w:t>
      </w:r>
      <w:r>
        <w:rPr>
          <w:rFonts w:ascii="Times New Roman" w:eastAsia="Times New Roman" w:hAnsi="Times New Roman" w:cs="Times New Roman"/>
          <w:sz w:val="24"/>
          <w:szCs w:val="24"/>
        </w:rPr>
        <w:t>. Setiap instruksi yang kita masukkan ke komputer akan diubah menjadi digit biner</w:t>
      </w:r>
      <w:r w:rsidR="00287938">
        <w:rPr>
          <w:rFonts w:ascii="Times New Roman" w:eastAsia="Times New Roman" w:hAnsi="Times New Roman" w:cs="Times New Roman"/>
          <w:sz w:val="24"/>
          <w:szCs w:val="24"/>
        </w:rPr>
        <w:t>, hal ini diperlukan karena Komputer hanya memahami digit biner, yaitu 0 dan 1</w:t>
      </w:r>
      <w:r>
        <w:rPr>
          <w:rFonts w:ascii="Times New Roman" w:eastAsia="Times New Roman" w:hAnsi="Times New Roman" w:cs="Times New Roman"/>
          <w:sz w:val="24"/>
          <w:szCs w:val="24"/>
        </w:rPr>
        <w:t xml:space="preserve">. Demikian pula model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w:t>
      </w:r>
      <w:r w:rsidR="00287938">
        <w:rPr>
          <w:rFonts w:ascii="Times New Roman" w:eastAsia="Times New Roman" w:hAnsi="Times New Roman" w:cs="Times New Roman"/>
          <w:sz w:val="24"/>
          <w:szCs w:val="24"/>
        </w:rPr>
        <w:t xml:space="preserve">yang </w:t>
      </w:r>
      <w:r>
        <w:rPr>
          <w:rFonts w:ascii="Times New Roman" w:eastAsia="Times New Roman" w:hAnsi="Times New Roman" w:cs="Times New Roman"/>
          <w:sz w:val="24"/>
          <w:szCs w:val="24"/>
        </w:rPr>
        <w:t xml:space="preserve">cenderung hanya memahami data numerik. Oleh karena itu, data teks perlu diubah menjadi bentuk numerik. Dalam kasus ini, data ulasan yang dibersihkan </w:t>
      </w:r>
      <w:r w:rsidR="00FF41F9">
        <w:rPr>
          <w:rFonts w:ascii="Times New Roman" w:eastAsia="Times New Roman" w:hAnsi="Times New Roman" w:cs="Times New Roman"/>
          <w:sz w:val="24"/>
          <w:szCs w:val="24"/>
        </w:rPr>
        <w:t xml:space="preserve">akan direpresentasikan </w:t>
      </w:r>
      <w:r w:rsidR="00BF10DF">
        <w:rPr>
          <w:rFonts w:ascii="Times New Roman" w:eastAsia="Times New Roman" w:hAnsi="Times New Roman" w:cs="Times New Roman"/>
          <w:sz w:val="24"/>
          <w:szCs w:val="24"/>
        </w:rPr>
        <w:t xml:space="preserve">menjadi bentuk numerik </w:t>
      </w:r>
      <w:r>
        <w:rPr>
          <w:rFonts w:ascii="Times New Roman" w:eastAsia="Times New Roman" w:hAnsi="Times New Roman" w:cs="Times New Roman"/>
          <w:sz w:val="24"/>
          <w:szCs w:val="24"/>
        </w:rPr>
        <w:t xml:space="preserve">menggunakan metode </w:t>
      </w:r>
      <w:r>
        <w:rPr>
          <w:rFonts w:ascii="Times New Roman" w:eastAsia="Times New Roman" w:hAnsi="Times New Roman" w:cs="Times New Roman"/>
          <w:i/>
          <w:sz w:val="24"/>
          <w:szCs w:val="24"/>
        </w:rPr>
        <w:t>Bag-of-Words</w:t>
      </w:r>
      <w:r>
        <w:rPr>
          <w:rFonts w:ascii="Times New Roman" w:eastAsia="Times New Roman" w:hAnsi="Times New Roman" w:cs="Times New Roman"/>
          <w:sz w:val="24"/>
          <w:szCs w:val="24"/>
        </w:rPr>
        <w:t xml:space="preserve"> dan TF-IDF.</w:t>
      </w:r>
    </w:p>
    <w:p w14:paraId="379612F0" w14:textId="1C54527C"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Pembuatan </w:t>
      </w:r>
      <w:r>
        <w:rPr>
          <w:rFonts w:ascii="Times New Roman" w:eastAsia="Times New Roman" w:hAnsi="Times New Roman" w:cs="Times New Roman"/>
          <w:i/>
          <w:sz w:val="24"/>
          <w:szCs w:val="24"/>
        </w:rPr>
        <w:t>features</w:t>
      </w:r>
      <w:r>
        <w:rPr>
          <w:rFonts w:ascii="Times New Roman" w:eastAsia="Times New Roman" w:hAnsi="Times New Roman" w:cs="Times New Roman"/>
          <w:sz w:val="24"/>
          <w:szCs w:val="24"/>
        </w:rPr>
        <w:t xml:space="preserve"> dalam teks</w:t>
      </w:r>
      <w:r w:rsidR="00933A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dilakukan menggunakan metode </w:t>
      </w:r>
      <w:r>
        <w:rPr>
          <w:rFonts w:ascii="Times New Roman" w:eastAsia="Times New Roman" w:hAnsi="Times New Roman" w:cs="Times New Roman"/>
          <w:i/>
          <w:sz w:val="24"/>
          <w:szCs w:val="24"/>
        </w:rPr>
        <w:t>Bag-of-Words</w:t>
      </w:r>
      <w:r>
        <w:rPr>
          <w:rFonts w:ascii="Times New Roman" w:eastAsia="Times New Roman" w:hAnsi="Times New Roman" w:cs="Times New Roman"/>
          <w:sz w:val="24"/>
          <w:szCs w:val="24"/>
        </w:rPr>
        <w:t xml:space="preserve"> dan TF-IDF. </w:t>
      </w:r>
      <w:r>
        <w:rPr>
          <w:rFonts w:ascii="Times New Roman" w:eastAsia="Times New Roman" w:hAnsi="Times New Roman" w:cs="Times New Roman"/>
          <w:i/>
          <w:sz w:val="24"/>
          <w:szCs w:val="24"/>
        </w:rPr>
        <w:t>Bag-of-Words</w:t>
      </w:r>
      <w:r>
        <w:rPr>
          <w:rFonts w:ascii="Times New Roman" w:eastAsia="Times New Roman" w:hAnsi="Times New Roman" w:cs="Times New Roman"/>
          <w:sz w:val="24"/>
          <w:szCs w:val="24"/>
        </w:rPr>
        <w:t xml:space="preserve"> merupakan representasi yang mengubah teks menjadi vektor dengan panjang tetap dengan menghitung berapa kali setiap kata muncul dalam dokumen, proses ini juga sering disebut sebagai vektorisasi. </w:t>
      </w:r>
      <w:r>
        <w:rPr>
          <w:rFonts w:ascii="Times New Roman" w:eastAsia="Times New Roman" w:hAnsi="Times New Roman" w:cs="Times New Roman"/>
          <w:i/>
          <w:sz w:val="24"/>
          <w:szCs w:val="24"/>
        </w:rPr>
        <w:t>Term Frequency-Inverse Document Frequency</w:t>
      </w:r>
      <w:r>
        <w:rPr>
          <w:rFonts w:ascii="Times New Roman" w:eastAsia="Times New Roman" w:hAnsi="Times New Roman" w:cs="Times New Roman"/>
          <w:sz w:val="24"/>
          <w:szCs w:val="24"/>
        </w:rPr>
        <w:t xml:space="preserve"> (TF-IDF) menggunakan semua token dalam kumpulan data sebagai kosakata. Frekuensi kemunculan suatu token dari kosakata dalam setiap dokumen terdiri dari </w:t>
      </w:r>
      <w:r>
        <w:rPr>
          <w:rFonts w:ascii="Times New Roman" w:eastAsia="Times New Roman" w:hAnsi="Times New Roman" w:cs="Times New Roman"/>
          <w:i/>
          <w:sz w:val="24"/>
          <w:szCs w:val="24"/>
        </w:rPr>
        <w:t>Term Frequency</w:t>
      </w:r>
      <w:r>
        <w:rPr>
          <w:rFonts w:ascii="Times New Roman" w:eastAsia="Times New Roman" w:hAnsi="Times New Roman" w:cs="Times New Roman"/>
          <w:sz w:val="24"/>
          <w:szCs w:val="24"/>
        </w:rPr>
        <w:t xml:space="preserve"> (TF) dan jumlah dokumen di mana token muncul akan menentukan nilai </w:t>
      </w:r>
      <w:r>
        <w:rPr>
          <w:rFonts w:ascii="Times New Roman" w:eastAsia="Times New Roman" w:hAnsi="Times New Roman" w:cs="Times New Roman"/>
          <w:i/>
          <w:sz w:val="24"/>
          <w:szCs w:val="24"/>
        </w:rPr>
        <w:t xml:space="preserve">Inverse Document Frequency </w:t>
      </w:r>
      <w:r>
        <w:rPr>
          <w:rFonts w:ascii="Times New Roman" w:eastAsia="Times New Roman" w:hAnsi="Times New Roman" w:cs="Times New Roman"/>
          <w:sz w:val="24"/>
          <w:szCs w:val="24"/>
        </w:rPr>
        <w:t>(TF-IDF).</w:t>
      </w:r>
    </w:p>
    <w:p w14:paraId="13614586" w14:textId="77777777" w:rsidR="00070025" w:rsidRDefault="00070025">
      <w:pPr>
        <w:spacing w:after="0" w:line="360" w:lineRule="auto"/>
        <w:ind w:firstLine="720"/>
        <w:jc w:val="both"/>
        <w:rPr>
          <w:rFonts w:ascii="Times New Roman" w:eastAsia="Times New Roman" w:hAnsi="Times New Roman" w:cs="Times New Roman"/>
          <w:sz w:val="24"/>
          <w:szCs w:val="24"/>
        </w:rPr>
      </w:pPr>
    </w:p>
    <w:p w14:paraId="15B4F256" w14:textId="77777777" w:rsidR="00070025" w:rsidRDefault="008B7CC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2.7 Naive Bayes Classifier</w:t>
      </w:r>
    </w:p>
    <w:p w14:paraId="59C179C0" w14:textId="5E516D87"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Naive Bayes adalah algoritma probabilistik yang biasanya digunakan untuk masalah klasifikasi. Naive Bayes Classifier bukanlah algoritma tunggal, melainkan kumpulan algoritma klasifikasi di mana semuanya memiliki prinsip yang sama berdasarkan Teorema Bayes </w:t>
      </w:r>
      <w:r w:rsidR="00287938">
        <w:rPr>
          <w:rFonts w:ascii="Times New Roman" w:eastAsia="Times New Roman" w:hAnsi="Times New Roman" w:cs="Times New Roman"/>
          <w:sz w:val="24"/>
          <w:szCs w:val="24"/>
        </w:rPr>
        <w:t>[17]</w:t>
      </w:r>
      <w:r>
        <w:rPr>
          <w:rFonts w:ascii="Times New Roman" w:eastAsia="Times New Roman" w:hAnsi="Times New Roman" w:cs="Times New Roman"/>
          <w:sz w:val="24"/>
          <w:szCs w:val="24"/>
        </w:rPr>
        <w:t xml:space="preserve"> yang menggambarkan probabilitas suatu peristiwa berdasarkan pengetahuan sebelumnya atau probabilitas tertentu lainnya yang diketahui dari peristiwa itu. Pengklasifikasi Naive Bayes yang digunakan dalam penelitian ini adalah:</w:t>
      </w:r>
    </w:p>
    <w:p w14:paraId="6E68908A" w14:textId="77777777" w:rsidR="00070025" w:rsidRDefault="008B7CCE">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Multinomial Naive Bayes, model ini bekerja pada konsep </w:t>
      </w:r>
      <w:r>
        <w:rPr>
          <w:rFonts w:ascii="Times New Roman" w:eastAsia="Times New Roman" w:hAnsi="Times New Roman" w:cs="Times New Roman"/>
          <w:i/>
          <w:sz w:val="24"/>
          <w:szCs w:val="24"/>
        </w:rPr>
        <w:t>term frequency</w:t>
      </w:r>
      <w:r>
        <w:rPr>
          <w:rFonts w:ascii="Times New Roman" w:eastAsia="Times New Roman" w:hAnsi="Times New Roman" w:cs="Times New Roman"/>
          <w:sz w:val="24"/>
          <w:szCs w:val="24"/>
        </w:rPr>
        <w:t xml:space="preserve"> yang berarti berapa kali sebuah kata muncul dalam dokumen. Multinomial NB memiliki kemampuan untuk mengklasifikasikan data yang tidak dapat direpresentasikan secara numerik.</w:t>
      </w:r>
    </w:p>
    <w:p w14:paraId="3C7DFD83" w14:textId="77777777" w:rsidR="00070025" w:rsidRDefault="008B7CCE">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Bernoulli Naive Bayes, model ini berguna jika vektor fitur yang digunakan adalah biner (yaitu 0 dan 1). Contoh paling umum adalah memeriksa apakah sebuah kata akan muncul dalam dokumen atau tidak (0 jika tidak, 1 jika iya). Bernoulli NB dapat memberikan hasil yang lebih baik dalam kasus di mana menghitung frekuensi kemunculan suatu kata kurang penting. </w:t>
      </w:r>
    </w:p>
    <w:p w14:paraId="48735C56" w14:textId="77777777" w:rsidR="00070025" w:rsidRDefault="008B7CCE">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Gaussian Naive Bayes, model ini digunakan ketika fitur memiliki nilai kontinu. Gaussian NB mengasumsikan bahwa semua fitur mengikuti distribusi gaussian yaitu distribusi normal.</w:t>
      </w:r>
    </w:p>
    <w:p w14:paraId="0CAA2F9A" w14:textId="77777777" w:rsidR="00070025" w:rsidRDefault="008B7CCE">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Complement Naive Bayes, model ini dirancang untuk mengoreksi “asumsi berat” yang dibuat oleh pengklasifikasi Multinomial Naive Bayes yang tidak bekerja dengan baik pada kumpulan data yang tidak seimbang. Pengklasifikasi ini tidak menghitung probabilitas item milik kelas tertentu, melainkan menghitung probabilitas item milik semua kelas</w:t>
      </w:r>
    </w:p>
    <w:p w14:paraId="77F0F10C" w14:textId="77777777" w:rsidR="00070025" w:rsidRDefault="00070025">
      <w:pPr>
        <w:spacing w:after="0" w:line="360" w:lineRule="auto"/>
        <w:jc w:val="both"/>
        <w:rPr>
          <w:rFonts w:ascii="Times New Roman" w:eastAsia="Times New Roman" w:hAnsi="Times New Roman" w:cs="Times New Roman"/>
          <w:sz w:val="24"/>
          <w:szCs w:val="24"/>
        </w:rPr>
      </w:pPr>
    </w:p>
    <w:p w14:paraId="715C4BD9" w14:textId="77777777" w:rsidR="00070025" w:rsidRDefault="008B7CCE">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2.8 Algoritma Pembanding </w:t>
      </w:r>
    </w:p>
    <w:p w14:paraId="7CD6B2A6" w14:textId="77777777"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Algoritma pembanding digunakan sebagai upaya mencari model dengan akurasi terbesar sekaligus sebagai perbandingan dengan algoritma Naive Bayes yang digunakan. Algoritma-algoritma yang dipilih adalah yang antara lain:</w:t>
      </w:r>
    </w:p>
    <w:p w14:paraId="53907D05" w14:textId="45F65E1A" w:rsidR="00070025" w:rsidRDefault="008B7CCE">
      <w:pPr>
        <w:numPr>
          <w:ilvl w:val="0"/>
          <w:numId w:val="22"/>
        </w:numPr>
        <w:spacing w:after="0" w:line="360" w:lineRule="auto"/>
        <w:jc w:val="both"/>
        <w:rPr>
          <w:rFonts w:ascii="Roboto" w:eastAsia="Roboto" w:hAnsi="Roboto" w:cs="Roboto"/>
          <w:sz w:val="24"/>
          <w:szCs w:val="24"/>
          <w:highlight w:val="white"/>
        </w:rPr>
      </w:pPr>
      <w:r>
        <w:rPr>
          <w:rFonts w:ascii="Times New Roman" w:eastAsia="Times New Roman" w:hAnsi="Times New Roman" w:cs="Times New Roman"/>
          <w:i/>
          <w:sz w:val="24"/>
          <w:szCs w:val="24"/>
          <w:highlight w:val="white"/>
        </w:rPr>
        <w:t>Decision Tree</w:t>
      </w:r>
      <w:r>
        <w:rPr>
          <w:rFonts w:ascii="Times New Roman" w:eastAsia="Times New Roman" w:hAnsi="Times New Roman" w:cs="Times New Roman"/>
          <w:sz w:val="24"/>
          <w:szCs w:val="24"/>
          <w:highlight w:val="white"/>
        </w:rPr>
        <w:t xml:space="preserve">, model ini memiliki struktur seperti pohon di mana simpul teratas dianggap sebagai akar pohon yang secara rekursif dibagi pada rangkaian simpul keputusan dari akar sampai simpul terminal atau simpul keputusan tercapai </w:t>
      </w:r>
      <w:r w:rsidR="00287938">
        <w:rPr>
          <w:rFonts w:ascii="Times New Roman" w:eastAsia="Times New Roman" w:hAnsi="Times New Roman" w:cs="Times New Roman"/>
          <w:sz w:val="24"/>
          <w:szCs w:val="24"/>
          <w:highlight w:val="white"/>
        </w:rPr>
        <w:t>[14]</w:t>
      </w:r>
      <w:r>
        <w:rPr>
          <w:rFonts w:ascii="Times New Roman" w:eastAsia="Times New Roman" w:hAnsi="Times New Roman" w:cs="Times New Roman"/>
          <w:sz w:val="24"/>
          <w:szCs w:val="24"/>
          <w:highlight w:val="white"/>
        </w:rPr>
        <w:t xml:space="preserve">. Bagian atas </w:t>
      </w:r>
      <w:r>
        <w:rPr>
          <w:rFonts w:ascii="Times New Roman" w:eastAsia="Times New Roman" w:hAnsi="Times New Roman" w:cs="Times New Roman"/>
          <w:i/>
          <w:sz w:val="24"/>
          <w:szCs w:val="24"/>
          <w:highlight w:val="white"/>
        </w:rPr>
        <w:t>decision tree</w:t>
      </w:r>
      <w:r>
        <w:rPr>
          <w:rFonts w:ascii="Times New Roman" w:eastAsia="Times New Roman" w:hAnsi="Times New Roman" w:cs="Times New Roman"/>
          <w:sz w:val="24"/>
          <w:szCs w:val="24"/>
          <w:highlight w:val="white"/>
        </w:rPr>
        <w:t xml:space="preserve"> dikenal sebagai </w:t>
      </w:r>
      <w:r>
        <w:rPr>
          <w:rFonts w:ascii="Times New Roman" w:eastAsia="Times New Roman" w:hAnsi="Times New Roman" w:cs="Times New Roman"/>
          <w:i/>
          <w:sz w:val="24"/>
          <w:szCs w:val="24"/>
          <w:highlight w:val="white"/>
        </w:rPr>
        <w:t>root node</w:t>
      </w:r>
      <w:r>
        <w:rPr>
          <w:rFonts w:ascii="Times New Roman" w:eastAsia="Times New Roman" w:hAnsi="Times New Roman" w:cs="Times New Roman"/>
          <w:sz w:val="24"/>
          <w:szCs w:val="24"/>
          <w:highlight w:val="white"/>
        </w:rPr>
        <w:t xml:space="preserve"> yang sesuai dengan variabel prediktor terbaik.</w:t>
      </w:r>
    </w:p>
    <w:p w14:paraId="69190640" w14:textId="77777777" w:rsidR="00070025" w:rsidRDefault="00300400">
      <w:pPr>
        <w:spacing w:after="0" w:line="360" w:lineRule="auto"/>
        <w:ind w:left="720"/>
        <w:jc w:val="center"/>
        <w:rPr>
          <w:rFonts w:ascii="Times New Roman" w:eastAsia="Times New Roman" w:hAnsi="Times New Roman" w:cs="Times New Roman"/>
          <w:highlight w:val="white"/>
        </w:rPr>
      </w:pPr>
      <w:r w:rsidRPr="00300400">
        <w:rPr>
          <w:rFonts w:ascii="Times New Roman" w:eastAsia="Times New Roman" w:hAnsi="Times New Roman" w:cs="Times New Roman"/>
          <w:noProof/>
        </w:rPr>
        <w:lastRenderedPageBreak/>
        <w:drawing>
          <wp:inline distT="0" distB="0" distL="0" distR="0" wp14:anchorId="015ACF07" wp14:editId="13C4E349">
            <wp:extent cx="3604438" cy="2823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7476" cy="2833545"/>
                    </a:xfrm>
                    <a:prstGeom prst="rect">
                      <a:avLst/>
                    </a:prstGeom>
                  </pic:spPr>
                </pic:pic>
              </a:graphicData>
            </a:graphic>
          </wp:inline>
        </w:drawing>
      </w:r>
    </w:p>
    <w:p w14:paraId="0011B280" w14:textId="53019857" w:rsidR="00070025" w:rsidRDefault="008B7CCE">
      <w:pPr>
        <w:spacing w:after="0" w:line="360" w:lineRule="auto"/>
        <w:ind w:left="72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Gambar 2.2 Ilustrasi dari </w:t>
      </w:r>
      <w:r>
        <w:rPr>
          <w:rFonts w:ascii="Times New Roman" w:eastAsia="Times New Roman" w:hAnsi="Times New Roman" w:cs="Times New Roman"/>
          <w:i/>
          <w:highlight w:val="white"/>
        </w:rPr>
        <w:t>decision tree</w:t>
      </w:r>
      <w:r>
        <w:rPr>
          <w:rFonts w:ascii="Times New Roman" w:eastAsia="Times New Roman" w:hAnsi="Times New Roman" w:cs="Times New Roman"/>
          <w:highlight w:val="white"/>
        </w:rPr>
        <w:t xml:space="preserve"> </w:t>
      </w:r>
      <w:r w:rsidR="00287938">
        <w:rPr>
          <w:rFonts w:ascii="Times New Roman" w:eastAsia="Times New Roman" w:hAnsi="Times New Roman" w:cs="Times New Roman"/>
          <w:highlight w:val="white"/>
        </w:rPr>
        <w:t>[5]</w:t>
      </w:r>
      <w:r>
        <w:rPr>
          <w:rFonts w:ascii="Times New Roman" w:eastAsia="Times New Roman" w:hAnsi="Times New Roman" w:cs="Times New Roman"/>
          <w:highlight w:val="white"/>
        </w:rPr>
        <w:t xml:space="preserve">. </w:t>
      </w:r>
    </w:p>
    <w:p w14:paraId="41F98588" w14:textId="05BB447C" w:rsidR="00070025" w:rsidRDefault="008B7CCE">
      <w:pPr>
        <w:numPr>
          <w:ilvl w:val="0"/>
          <w:numId w:val="22"/>
        </w:numPr>
        <w:spacing w:after="0" w:line="360" w:lineRule="auto"/>
        <w:jc w:val="both"/>
        <w:rPr>
          <w:rFonts w:ascii="Times New Roman" w:eastAsia="Times New Roman" w:hAnsi="Times New Roman" w:cs="Times New Roman"/>
          <w:highlight w:val="white"/>
        </w:rPr>
      </w:pPr>
      <w:r>
        <w:rPr>
          <w:rFonts w:ascii="Times New Roman" w:eastAsia="Times New Roman" w:hAnsi="Times New Roman" w:cs="Times New Roman"/>
          <w:i/>
          <w:highlight w:val="white"/>
        </w:rPr>
        <w:t>Random Forest</w:t>
      </w:r>
      <w:r>
        <w:rPr>
          <w:rFonts w:ascii="Times New Roman" w:eastAsia="Times New Roman" w:hAnsi="Times New Roman" w:cs="Times New Roman"/>
          <w:highlight w:val="white"/>
        </w:rPr>
        <w:t xml:space="preserve">, model ini menggunakan beberapa pohon untuk menghitung rata-rata (regresi) atau suara mayoritas (klasifikasi) di simpul daun terminal saat membuat prediksi </w:t>
      </w:r>
      <w:r w:rsidR="00287938">
        <w:rPr>
          <w:rFonts w:ascii="Times New Roman" w:eastAsia="Times New Roman" w:hAnsi="Times New Roman" w:cs="Times New Roman"/>
          <w:highlight w:val="white"/>
        </w:rPr>
        <w:t>[14]</w:t>
      </w:r>
      <w:r>
        <w:rPr>
          <w:rFonts w:ascii="Times New Roman" w:eastAsia="Times New Roman" w:hAnsi="Times New Roman" w:cs="Times New Roman"/>
          <w:highlight w:val="white"/>
        </w:rPr>
        <w:t xml:space="preserve">. Pohon klasifikasi dan regresi dibangun menggunakan set data pelatihan yang dipilih secara acak dan subset acak dari variabel prediktor untuk hasil pemodelan </w:t>
      </w:r>
      <w:r w:rsidR="00287938">
        <w:rPr>
          <w:rFonts w:ascii="Times New Roman" w:eastAsia="Times New Roman" w:hAnsi="Times New Roman" w:cs="Times New Roman"/>
          <w:highlight w:val="white"/>
        </w:rPr>
        <w:t>[25]</w:t>
      </w:r>
      <w:r>
        <w:rPr>
          <w:rFonts w:ascii="Times New Roman" w:eastAsia="Times New Roman" w:hAnsi="Times New Roman" w:cs="Times New Roman"/>
          <w:highlight w:val="white"/>
        </w:rPr>
        <w:t>.</w:t>
      </w:r>
    </w:p>
    <w:p w14:paraId="1C84929E" w14:textId="77777777" w:rsidR="00070025" w:rsidRDefault="00070025">
      <w:pPr>
        <w:spacing w:after="0" w:line="360" w:lineRule="auto"/>
        <w:jc w:val="both"/>
        <w:rPr>
          <w:rFonts w:ascii="Times New Roman" w:eastAsia="Times New Roman" w:hAnsi="Times New Roman" w:cs="Times New Roman"/>
          <w:highlight w:val="white"/>
        </w:rPr>
      </w:pPr>
    </w:p>
    <w:p w14:paraId="24F98134" w14:textId="77777777" w:rsidR="00070025" w:rsidRDefault="00300400">
      <w:pPr>
        <w:spacing w:after="0" w:line="360" w:lineRule="auto"/>
        <w:ind w:left="720"/>
        <w:jc w:val="center"/>
        <w:rPr>
          <w:rFonts w:ascii="Times New Roman" w:eastAsia="Times New Roman" w:hAnsi="Times New Roman" w:cs="Times New Roman"/>
          <w:highlight w:val="white"/>
        </w:rPr>
      </w:pPr>
      <w:r w:rsidRPr="00300400">
        <w:rPr>
          <w:rFonts w:ascii="Times New Roman" w:eastAsia="Times New Roman" w:hAnsi="Times New Roman" w:cs="Times New Roman"/>
          <w:noProof/>
        </w:rPr>
        <w:drawing>
          <wp:inline distT="0" distB="0" distL="0" distR="0" wp14:anchorId="035033A7" wp14:editId="36DA3B43">
            <wp:extent cx="3605236" cy="2998382"/>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4445" cy="3022674"/>
                    </a:xfrm>
                    <a:prstGeom prst="rect">
                      <a:avLst/>
                    </a:prstGeom>
                  </pic:spPr>
                </pic:pic>
              </a:graphicData>
            </a:graphic>
          </wp:inline>
        </w:drawing>
      </w:r>
    </w:p>
    <w:p w14:paraId="12DE7E83" w14:textId="001C9406" w:rsidR="00070025" w:rsidRDefault="008B7CCE">
      <w:pPr>
        <w:spacing w:after="0" w:line="360" w:lineRule="auto"/>
        <w:ind w:left="72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Gambar 2.3 Ilustrasi dari </w:t>
      </w:r>
      <w:r>
        <w:rPr>
          <w:rFonts w:ascii="Times New Roman" w:eastAsia="Times New Roman" w:hAnsi="Times New Roman" w:cs="Times New Roman"/>
          <w:i/>
          <w:highlight w:val="white"/>
        </w:rPr>
        <w:t>random forest</w:t>
      </w:r>
      <w:r>
        <w:rPr>
          <w:rFonts w:ascii="Times New Roman" w:eastAsia="Times New Roman" w:hAnsi="Times New Roman" w:cs="Times New Roman"/>
          <w:highlight w:val="white"/>
        </w:rPr>
        <w:t>.</w:t>
      </w:r>
    </w:p>
    <w:p w14:paraId="7CA81A2A" w14:textId="6DA4A4B1" w:rsidR="00070025" w:rsidRDefault="008B7CCE">
      <w:pPr>
        <w:numPr>
          <w:ilvl w:val="0"/>
          <w:numId w:val="22"/>
        </w:numPr>
        <w:spacing w:after="0" w:line="360" w:lineRule="auto"/>
        <w:jc w:val="both"/>
        <w:rPr>
          <w:rFonts w:ascii="Times New Roman" w:eastAsia="Times New Roman" w:hAnsi="Times New Roman" w:cs="Times New Roman"/>
          <w:highlight w:val="white"/>
        </w:rPr>
      </w:pPr>
      <w:r>
        <w:rPr>
          <w:rFonts w:ascii="Times New Roman" w:eastAsia="Times New Roman" w:hAnsi="Times New Roman" w:cs="Times New Roman"/>
          <w:i/>
          <w:highlight w:val="white"/>
        </w:rPr>
        <w:lastRenderedPageBreak/>
        <w:t>Logistic Regression</w:t>
      </w:r>
      <w:r>
        <w:rPr>
          <w:rFonts w:ascii="Times New Roman" w:eastAsia="Times New Roman" w:hAnsi="Times New Roman" w:cs="Times New Roman"/>
          <w:highlight w:val="white"/>
        </w:rPr>
        <w:t xml:space="preserve">, model </w:t>
      </w:r>
      <w:r>
        <w:rPr>
          <w:rFonts w:ascii="Times New Roman" w:eastAsia="Times New Roman" w:hAnsi="Times New Roman" w:cs="Times New Roman"/>
          <w:i/>
          <w:highlight w:val="white"/>
        </w:rPr>
        <w:t>logistic regression</w:t>
      </w:r>
      <w:r>
        <w:rPr>
          <w:rFonts w:ascii="Times New Roman" w:eastAsia="Times New Roman" w:hAnsi="Times New Roman" w:cs="Times New Roman"/>
          <w:highlight w:val="white"/>
        </w:rPr>
        <w:t xml:space="preserve"> menguji hubungan antara satu atau lebih faktor independen untuk meramalkan variabel data dependen. Berbeda dengan </w:t>
      </w:r>
      <w:r>
        <w:rPr>
          <w:rFonts w:ascii="Times New Roman" w:eastAsia="Times New Roman" w:hAnsi="Times New Roman" w:cs="Times New Roman"/>
          <w:i/>
          <w:highlight w:val="white"/>
        </w:rPr>
        <w:t>linear regression</w:t>
      </w:r>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logistic regression</w:t>
      </w:r>
      <w:r>
        <w:rPr>
          <w:rFonts w:ascii="Times New Roman" w:eastAsia="Times New Roman" w:hAnsi="Times New Roman" w:cs="Times New Roman"/>
          <w:highlight w:val="white"/>
        </w:rPr>
        <w:t xml:space="preserve"> memprediksi hasil sebagai probabilitas kelas default </w:t>
      </w:r>
      <w:r w:rsidR="00287938">
        <w:rPr>
          <w:rFonts w:ascii="Times New Roman" w:eastAsia="Times New Roman" w:hAnsi="Times New Roman" w:cs="Times New Roman"/>
          <w:highlight w:val="white"/>
        </w:rPr>
        <w:t>[23]</w:t>
      </w:r>
      <w:r>
        <w:rPr>
          <w:rFonts w:ascii="Times New Roman" w:eastAsia="Times New Roman" w:hAnsi="Times New Roman" w:cs="Times New Roman"/>
          <w:highlight w:val="white"/>
        </w:rPr>
        <w:t xml:space="preserve">. Regresi logistik digunakan ketika variabel dependen adalah kategoris, yang merupakan model paling umum untuk data respons biner. Dalam hal kemudahan komputasi, </w:t>
      </w:r>
      <w:r>
        <w:rPr>
          <w:rFonts w:ascii="Times New Roman" w:eastAsia="Times New Roman" w:hAnsi="Times New Roman" w:cs="Times New Roman"/>
          <w:i/>
          <w:highlight w:val="white"/>
        </w:rPr>
        <w:t>logistic regression</w:t>
      </w:r>
      <w:r>
        <w:rPr>
          <w:rFonts w:ascii="Times New Roman" w:eastAsia="Times New Roman" w:hAnsi="Times New Roman" w:cs="Times New Roman"/>
          <w:highlight w:val="white"/>
        </w:rPr>
        <w:t xml:space="preserve"> adalah model terbaik di antara model linier umum untuk data respons biner </w:t>
      </w:r>
      <w:r w:rsidR="00287938">
        <w:rPr>
          <w:rFonts w:ascii="Times New Roman" w:eastAsia="Times New Roman" w:hAnsi="Times New Roman" w:cs="Times New Roman"/>
          <w:highlight w:val="white"/>
        </w:rPr>
        <w:t>[9]</w:t>
      </w:r>
      <w:r>
        <w:rPr>
          <w:rFonts w:ascii="Times New Roman" w:eastAsia="Times New Roman" w:hAnsi="Times New Roman" w:cs="Times New Roman"/>
          <w:highlight w:val="white"/>
        </w:rPr>
        <w:t>.</w:t>
      </w:r>
    </w:p>
    <w:p w14:paraId="5800AE66" w14:textId="20FA2CF6" w:rsidR="00070025" w:rsidRDefault="008B7CCE">
      <w:pPr>
        <w:numPr>
          <w:ilvl w:val="0"/>
          <w:numId w:val="22"/>
        </w:numPr>
        <w:spacing w:after="0" w:line="360" w:lineRule="auto"/>
        <w:jc w:val="both"/>
        <w:rPr>
          <w:rFonts w:ascii="Times New Roman" w:eastAsia="Times New Roman" w:hAnsi="Times New Roman" w:cs="Times New Roman"/>
          <w:highlight w:val="white"/>
        </w:rPr>
      </w:pPr>
      <w:r>
        <w:rPr>
          <w:rFonts w:ascii="Times New Roman" w:eastAsia="Times New Roman" w:hAnsi="Times New Roman" w:cs="Times New Roman"/>
          <w:i/>
          <w:highlight w:val="white"/>
        </w:rPr>
        <w:t>Support Vector Machine</w:t>
      </w:r>
      <w:r>
        <w:rPr>
          <w:rFonts w:ascii="Times New Roman" w:eastAsia="Times New Roman" w:hAnsi="Times New Roman" w:cs="Times New Roman"/>
          <w:highlight w:val="white"/>
        </w:rPr>
        <w:t xml:space="preserve">, merupakan model yang memanfaatkan titik batas yang memisahkan kelas yang dikenal sebagai vektor pendukung untuk klasifikasi data yang tidak berlabel. Tujuan utama SVM adalah untuk menemukan bidang data optimal yang membagi dua kelas titik data, algoritma ini memberikan akurasi yang lebih baik dalam kasus dimana ruang dimensi tinggi </w:t>
      </w:r>
      <w:r w:rsidR="00287938">
        <w:rPr>
          <w:rFonts w:ascii="Times New Roman" w:eastAsia="Times New Roman" w:hAnsi="Times New Roman" w:cs="Times New Roman"/>
          <w:highlight w:val="white"/>
        </w:rPr>
        <w:t>[24]</w:t>
      </w:r>
      <w:r>
        <w:rPr>
          <w:rFonts w:ascii="Times New Roman" w:eastAsia="Times New Roman" w:hAnsi="Times New Roman" w:cs="Times New Roman"/>
          <w:highlight w:val="white"/>
        </w:rPr>
        <w:t>.</w:t>
      </w:r>
    </w:p>
    <w:p w14:paraId="2D2F63AF" w14:textId="77777777" w:rsidR="00070025" w:rsidRDefault="00070025">
      <w:pPr>
        <w:spacing w:after="0" w:line="360" w:lineRule="auto"/>
        <w:jc w:val="both"/>
        <w:rPr>
          <w:rFonts w:ascii="Times New Roman" w:eastAsia="Times New Roman" w:hAnsi="Times New Roman" w:cs="Times New Roman"/>
          <w:sz w:val="21"/>
          <w:szCs w:val="21"/>
          <w:highlight w:val="white"/>
        </w:rPr>
      </w:pPr>
    </w:p>
    <w:p w14:paraId="0E10083E" w14:textId="77777777" w:rsidR="00070025" w:rsidRDefault="008B7CCE">
      <w:pPr>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2.9 </w:t>
      </w:r>
      <w:r>
        <w:rPr>
          <w:rFonts w:ascii="Times New Roman" w:eastAsia="Times New Roman" w:hAnsi="Times New Roman" w:cs="Times New Roman"/>
          <w:b/>
          <w:i/>
          <w:sz w:val="24"/>
          <w:szCs w:val="24"/>
        </w:rPr>
        <w:t>Confusion Matrix</w:t>
      </w:r>
    </w:p>
    <w:p w14:paraId="1818F9EF" w14:textId="77777777"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Confusion matrix </w:t>
      </w:r>
      <w:r>
        <w:rPr>
          <w:rFonts w:ascii="Times New Roman" w:eastAsia="Times New Roman" w:hAnsi="Times New Roman" w:cs="Times New Roman"/>
          <w:sz w:val="24"/>
          <w:szCs w:val="24"/>
        </w:rPr>
        <w:t xml:space="preserve">merupakan teknik untuk meringkas kinerja algoritma klasifikasi yang merupakan matriks berukuran n x n yang menunjukkan klasifikasi yang diprediksi dan aktual, di mana n adalah jumlah kelas yang berbeda. Beberapa istilah yang terdapat dalam </w:t>
      </w:r>
      <w:r>
        <w:rPr>
          <w:rFonts w:ascii="Times New Roman" w:eastAsia="Times New Roman" w:hAnsi="Times New Roman" w:cs="Times New Roman"/>
          <w:i/>
          <w:sz w:val="24"/>
          <w:szCs w:val="24"/>
        </w:rPr>
        <w:t>confusion matrix</w:t>
      </w:r>
      <w:r>
        <w:rPr>
          <w:rFonts w:ascii="Times New Roman" w:eastAsia="Times New Roman" w:hAnsi="Times New Roman" w:cs="Times New Roman"/>
          <w:sz w:val="24"/>
          <w:szCs w:val="24"/>
        </w:rPr>
        <w:t xml:space="preserve"> antara lain:</w:t>
      </w:r>
    </w:p>
    <w:p w14:paraId="1138FD46" w14:textId="77777777" w:rsidR="00070025" w:rsidRDefault="008B7CCE">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True Positive </w:t>
      </w:r>
      <w:r>
        <w:rPr>
          <w:rFonts w:ascii="Times New Roman" w:eastAsia="Times New Roman" w:hAnsi="Times New Roman" w:cs="Times New Roman"/>
          <w:sz w:val="24"/>
          <w:szCs w:val="24"/>
        </w:rPr>
        <w:t>(TP) adalah jumlah prediksi negatif yang benar;</w:t>
      </w:r>
    </w:p>
    <w:p w14:paraId="525929CA" w14:textId="77777777" w:rsidR="00070025" w:rsidRDefault="008B7CCE">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False Positive </w:t>
      </w:r>
      <w:r>
        <w:rPr>
          <w:rFonts w:ascii="Times New Roman" w:eastAsia="Times New Roman" w:hAnsi="Times New Roman" w:cs="Times New Roman"/>
          <w:sz w:val="24"/>
          <w:szCs w:val="24"/>
        </w:rPr>
        <w:t>(FN) adalah jumlah prediksi positif yang salah;</w:t>
      </w:r>
    </w:p>
    <w:p w14:paraId="41A50F89" w14:textId="77777777" w:rsidR="00070025" w:rsidRDefault="008B7CCE">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True Negative</w:t>
      </w:r>
      <w:r>
        <w:rPr>
          <w:rFonts w:ascii="Times New Roman" w:eastAsia="Times New Roman" w:hAnsi="Times New Roman" w:cs="Times New Roman"/>
          <w:sz w:val="24"/>
          <w:szCs w:val="24"/>
        </w:rPr>
        <w:t xml:space="preserve"> (TN) adalah jumlah prediksi negatif yang salah;</w:t>
      </w:r>
    </w:p>
    <w:p w14:paraId="7451DCD9" w14:textId="77777777" w:rsidR="00070025" w:rsidRDefault="008B7CCE">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False Negative</w:t>
      </w:r>
      <w:r>
        <w:rPr>
          <w:rFonts w:ascii="Times New Roman" w:eastAsia="Times New Roman" w:hAnsi="Times New Roman" w:cs="Times New Roman"/>
          <w:sz w:val="24"/>
          <w:szCs w:val="24"/>
        </w:rPr>
        <w:t xml:space="preserve"> (FN) adalah jumlah prediksi positif yang benar.</w:t>
      </w:r>
    </w:p>
    <w:p w14:paraId="0392681F" w14:textId="77777777" w:rsidR="00070025" w:rsidRDefault="00070025">
      <w:pPr>
        <w:spacing w:after="0" w:line="360" w:lineRule="auto"/>
        <w:jc w:val="both"/>
        <w:rPr>
          <w:rFonts w:ascii="Times New Roman" w:eastAsia="Times New Roman" w:hAnsi="Times New Roman" w:cs="Times New Roman"/>
          <w:sz w:val="24"/>
          <w:szCs w:val="24"/>
        </w:rPr>
      </w:pPr>
    </w:p>
    <w:p w14:paraId="22B12755" w14:textId="77777777" w:rsidR="00070025" w:rsidRDefault="00300400">
      <w:pPr>
        <w:spacing w:after="0" w:line="360" w:lineRule="auto"/>
        <w:jc w:val="center"/>
        <w:rPr>
          <w:rFonts w:ascii="Times New Roman" w:eastAsia="Times New Roman" w:hAnsi="Times New Roman" w:cs="Times New Roman"/>
          <w:sz w:val="24"/>
          <w:szCs w:val="24"/>
        </w:rPr>
      </w:pPr>
      <w:r w:rsidRPr="00300400">
        <w:rPr>
          <w:rFonts w:ascii="Times New Roman" w:eastAsia="Times New Roman" w:hAnsi="Times New Roman" w:cs="Times New Roman"/>
          <w:noProof/>
          <w:sz w:val="24"/>
          <w:szCs w:val="24"/>
        </w:rPr>
        <w:drawing>
          <wp:inline distT="0" distB="0" distL="0" distR="0" wp14:anchorId="6D205444" wp14:editId="0C4DA27A">
            <wp:extent cx="3338623" cy="1950988"/>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1856"/>
                    <a:stretch/>
                  </pic:blipFill>
                  <pic:spPr bwMode="auto">
                    <a:xfrm>
                      <a:off x="0" y="0"/>
                      <a:ext cx="3367133" cy="1967648"/>
                    </a:xfrm>
                    <a:prstGeom prst="rect">
                      <a:avLst/>
                    </a:prstGeom>
                    <a:ln>
                      <a:noFill/>
                    </a:ln>
                    <a:extLst>
                      <a:ext uri="{53640926-AAD7-44D8-BBD7-CCE9431645EC}">
                        <a14:shadowObscured xmlns:a14="http://schemas.microsoft.com/office/drawing/2010/main"/>
                      </a:ext>
                    </a:extLst>
                  </pic:spPr>
                </pic:pic>
              </a:graphicData>
            </a:graphic>
          </wp:inline>
        </w:drawing>
      </w:r>
    </w:p>
    <w:p w14:paraId="013EB8F5" w14:textId="77777777" w:rsidR="00070025" w:rsidRDefault="008B7CCE">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2.1 Representasi </w:t>
      </w:r>
      <w:r>
        <w:rPr>
          <w:rFonts w:ascii="Times New Roman" w:eastAsia="Times New Roman" w:hAnsi="Times New Roman" w:cs="Times New Roman"/>
          <w:i/>
          <w:sz w:val="24"/>
          <w:szCs w:val="24"/>
        </w:rPr>
        <w:t>confusion matrix</w:t>
      </w:r>
      <w:r>
        <w:rPr>
          <w:rFonts w:ascii="Times New Roman" w:eastAsia="Times New Roman" w:hAnsi="Times New Roman" w:cs="Times New Roman"/>
          <w:sz w:val="24"/>
          <w:szCs w:val="24"/>
        </w:rPr>
        <w:t>.</w:t>
      </w:r>
    </w:p>
    <w:p w14:paraId="5E4A30A5" w14:textId="77777777" w:rsidR="00070025" w:rsidRDefault="00070025">
      <w:pPr>
        <w:spacing w:after="0" w:line="360" w:lineRule="auto"/>
        <w:jc w:val="center"/>
        <w:rPr>
          <w:rFonts w:ascii="Times New Roman" w:eastAsia="Times New Roman" w:hAnsi="Times New Roman" w:cs="Times New Roman"/>
          <w:sz w:val="24"/>
          <w:szCs w:val="24"/>
        </w:rPr>
      </w:pPr>
    </w:p>
    <w:p w14:paraId="5F391922" w14:textId="77777777"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Akurasi, </w:t>
      </w:r>
      <w:r>
        <w:rPr>
          <w:rFonts w:ascii="Times New Roman" w:eastAsia="Times New Roman" w:hAnsi="Times New Roman" w:cs="Times New Roman"/>
          <w:i/>
          <w:sz w:val="24"/>
          <w:szCs w:val="24"/>
        </w:rPr>
        <w:t>precision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recall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 xml:space="preserve">F-1 score </w:t>
      </w:r>
      <w:r>
        <w:rPr>
          <w:rFonts w:ascii="Times New Roman" w:eastAsia="Times New Roman" w:hAnsi="Times New Roman" w:cs="Times New Roman"/>
          <w:sz w:val="24"/>
          <w:szCs w:val="24"/>
        </w:rPr>
        <w:t xml:space="preserve">dapat dihitung menggunakan informasi yang diberikan dalam </w:t>
      </w:r>
      <w:r>
        <w:rPr>
          <w:rFonts w:ascii="Times New Roman" w:eastAsia="Times New Roman" w:hAnsi="Times New Roman" w:cs="Times New Roman"/>
          <w:i/>
          <w:sz w:val="24"/>
          <w:szCs w:val="24"/>
        </w:rPr>
        <w:t>confusion matrix</w:t>
      </w:r>
      <w:r>
        <w:rPr>
          <w:rFonts w:ascii="Times New Roman" w:eastAsia="Times New Roman" w:hAnsi="Times New Roman" w:cs="Times New Roman"/>
          <w:sz w:val="24"/>
          <w:szCs w:val="24"/>
        </w:rPr>
        <w:t>.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merupakan seberapa akurat model dapat mengklasifikasi dengan benar, nilai ini dapat dihitung dengan membagi jumlah prediksi yang benar dengan jumlah total sampel. </w:t>
      </w:r>
      <w:r>
        <w:rPr>
          <w:rFonts w:ascii="Times New Roman" w:eastAsia="Times New Roman" w:hAnsi="Times New Roman" w:cs="Times New Roman"/>
          <w:i/>
          <w:sz w:val="24"/>
          <w:szCs w:val="24"/>
        </w:rPr>
        <w:t xml:space="preserve">Precision </w:t>
      </w:r>
      <w:r>
        <w:rPr>
          <w:rFonts w:ascii="Times New Roman" w:eastAsia="Times New Roman" w:hAnsi="Times New Roman" w:cs="Times New Roman"/>
          <w:sz w:val="24"/>
          <w:szCs w:val="24"/>
        </w:rPr>
        <w:t xml:space="preserve">menggambarkan akurasi antara data yang diminta dengan hasil prediksi yang diberikan oleh model, nilai </w:t>
      </w:r>
      <w:r>
        <w:rPr>
          <w:rFonts w:ascii="Times New Roman" w:eastAsia="Times New Roman" w:hAnsi="Times New Roman" w:cs="Times New Roman"/>
          <w:i/>
          <w:sz w:val="24"/>
          <w:szCs w:val="24"/>
        </w:rPr>
        <w:t>precision</w:t>
      </w:r>
      <w:r>
        <w:rPr>
          <w:rFonts w:ascii="Times New Roman" w:eastAsia="Times New Roman" w:hAnsi="Times New Roman" w:cs="Times New Roman"/>
          <w:sz w:val="24"/>
          <w:szCs w:val="24"/>
        </w:rPr>
        <w:t xml:space="preserve"> yang besar menunjukkan rendahnya nilai </w:t>
      </w:r>
      <w:r>
        <w:rPr>
          <w:rFonts w:ascii="Times New Roman" w:eastAsia="Times New Roman" w:hAnsi="Times New Roman" w:cs="Times New Roman"/>
          <w:i/>
          <w:sz w:val="24"/>
          <w:szCs w:val="24"/>
        </w:rPr>
        <w:t>false positive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Recall </w:t>
      </w:r>
      <w:r>
        <w:rPr>
          <w:rFonts w:ascii="Times New Roman" w:eastAsia="Times New Roman" w:hAnsi="Times New Roman" w:cs="Times New Roman"/>
          <w:sz w:val="24"/>
          <w:szCs w:val="24"/>
        </w:rPr>
        <w:t xml:space="preserve">adalah rasio pengamatan positif yang diprediksi dengan benar dengan semua pengamatan di kelas yang sebenarnya, nilai </w:t>
      </w:r>
      <w:r>
        <w:rPr>
          <w:rFonts w:ascii="Times New Roman" w:eastAsia="Times New Roman" w:hAnsi="Times New Roman" w:cs="Times New Roman"/>
          <w:i/>
          <w:sz w:val="24"/>
          <w:szCs w:val="24"/>
        </w:rPr>
        <w:t>recall</w:t>
      </w:r>
      <w:r>
        <w:rPr>
          <w:rFonts w:ascii="Times New Roman" w:eastAsia="Times New Roman" w:hAnsi="Times New Roman" w:cs="Times New Roman"/>
          <w:sz w:val="24"/>
          <w:szCs w:val="24"/>
        </w:rPr>
        <w:t xml:space="preserve"> yang besar menunjukkan rendahnya nilai </w:t>
      </w:r>
      <w:r>
        <w:rPr>
          <w:rFonts w:ascii="Times New Roman" w:eastAsia="Times New Roman" w:hAnsi="Times New Roman" w:cs="Times New Roman"/>
          <w:i/>
          <w:sz w:val="24"/>
          <w:szCs w:val="24"/>
        </w:rPr>
        <w:t>false negative</w:t>
      </w:r>
      <w:r>
        <w:rPr>
          <w:rFonts w:ascii="Times New Roman" w:eastAsia="Times New Roman" w:hAnsi="Times New Roman" w:cs="Times New Roman"/>
          <w:sz w:val="24"/>
          <w:szCs w:val="24"/>
        </w:rPr>
        <w:t xml:space="preserve">. Menggabungkan nilai </w:t>
      </w:r>
      <w:r>
        <w:rPr>
          <w:rFonts w:ascii="Times New Roman" w:eastAsia="Times New Roman" w:hAnsi="Times New Roman" w:cs="Times New Roman"/>
          <w:i/>
          <w:sz w:val="24"/>
          <w:szCs w:val="24"/>
        </w:rPr>
        <w:t>precision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recall</w:t>
      </w:r>
      <w:r>
        <w:rPr>
          <w:rFonts w:ascii="Times New Roman" w:eastAsia="Times New Roman" w:hAnsi="Times New Roman" w:cs="Times New Roman"/>
          <w:sz w:val="24"/>
          <w:szCs w:val="24"/>
        </w:rPr>
        <w:t xml:space="preserve"> akan menghasilkan metrik tunggal yang dikenal sebagai </w:t>
      </w:r>
      <w:r>
        <w:rPr>
          <w:rFonts w:ascii="Times New Roman" w:eastAsia="Times New Roman" w:hAnsi="Times New Roman" w:cs="Times New Roman"/>
          <w:i/>
          <w:sz w:val="24"/>
          <w:szCs w:val="24"/>
        </w:rPr>
        <w:t>F1-score</w:t>
      </w:r>
      <w:r>
        <w:rPr>
          <w:rFonts w:ascii="Times New Roman" w:eastAsia="Times New Roman" w:hAnsi="Times New Roman" w:cs="Times New Roman"/>
          <w:sz w:val="24"/>
          <w:szCs w:val="24"/>
        </w:rPr>
        <w:t xml:space="preserve">, yang merupakan rata-rata harmonik tertimbang dari </w:t>
      </w:r>
      <w:r>
        <w:rPr>
          <w:rFonts w:ascii="Times New Roman" w:eastAsia="Times New Roman" w:hAnsi="Times New Roman" w:cs="Times New Roman"/>
          <w:i/>
          <w:sz w:val="24"/>
          <w:szCs w:val="24"/>
        </w:rPr>
        <w:t>precision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recall</w:t>
      </w:r>
      <w:r>
        <w:rPr>
          <w:rFonts w:ascii="Times New Roman" w:eastAsia="Times New Roman" w:hAnsi="Times New Roman" w:cs="Times New Roman"/>
          <w:sz w:val="24"/>
          <w:szCs w:val="24"/>
        </w:rPr>
        <w:t xml:space="preserve">. Tabel 2.2 menunjukkan metrik pengukuran kinerja model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beserta formula untuk menghitungnya.</w:t>
      </w:r>
    </w:p>
    <w:p w14:paraId="2C8627F0" w14:textId="77777777" w:rsidR="00070025" w:rsidRDefault="00070025">
      <w:pPr>
        <w:spacing w:after="0" w:line="360" w:lineRule="auto"/>
        <w:jc w:val="center"/>
        <w:rPr>
          <w:rFonts w:ascii="Times New Roman" w:eastAsia="Times New Roman" w:hAnsi="Times New Roman" w:cs="Times New Roman"/>
          <w:sz w:val="24"/>
          <w:szCs w:val="24"/>
        </w:rPr>
      </w:pPr>
    </w:p>
    <w:tbl>
      <w:tblPr>
        <w:tblStyle w:val="a1"/>
        <w:tblW w:w="48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3295"/>
      </w:tblGrid>
      <w:tr w:rsidR="00070025" w14:paraId="4511902B" w14:textId="77777777" w:rsidTr="00300400">
        <w:trPr>
          <w:jc w:val="center"/>
        </w:trPr>
        <w:tc>
          <w:tcPr>
            <w:tcW w:w="1515" w:type="dxa"/>
            <w:shd w:val="clear" w:color="auto" w:fill="auto"/>
            <w:tcMar>
              <w:top w:w="100" w:type="dxa"/>
              <w:left w:w="100" w:type="dxa"/>
              <w:bottom w:w="100" w:type="dxa"/>
              <w:right w:w="100" w:type="dxa"/>
            </w:tcMar>
          </w:tcPr>
          <w:p w14:paraId="31B6DBF5" w14:textId="77777777" w:rsidR="00070025" w:rsidRDefault="008B7CCE">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Metrik</w:t>
            </w:r>
          </w:p>
        </w:tc>
        <w:tc>
          <w:tcPr>
            <w:tcW w:w="3295" w:type="dxa"/>
            <w:shd w:val="clear" w:color="auto" w:fill="auto"/>
            <w:tcMar>
              <w:top w:w="100" w:type="dxa"/>
              <w:left w:w="100" w:type="dxa"/>
              <w:bottom w:w="100" w:type="dxa"/>
              <w:right w:w="100" w:type="dxa"/>
            </w:tcMar>
          </w:tcPr>
          <w:p w14:paraId="4F212191" w14:textId="77777777" w:rsidR="00070025" w:rsidRDefault="008B7CCE">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Formula</w:t>
            </w:r>
          </w:p>
        </w:tc>
      </w:tr>
      <w:tr w:rsidR="00070025" w14:paraId="4DA28F87" w14:textId="77777777" w:rsidTr="00300400">
        <w:trPr>
          <w:jc w:val="center"/>
        </w:trPr>
        <w:tc>
          <w:tcPr>
            <w:tcW w:w="1515" w:type="dxa"/>
            <w:shd w:val="clear" w:color="auto" w:fill="auto"/>
            <w:tcMar>
              <w:top w:w="100" w:type="dxa"/>
              <w:left w:w="100" w:type="dxa"/>
              <w:bottom w:w="100" w:type="dxa"/>
              <w:right w:w="100" w:type="dxa"/>
            </w:tcMar>
          </w:tcPr>
          <w:p w14:paraId="4DD488F4" w14:textId="77777777" w:rsidR="00070025" w:rsidRDefault="008B7CCE">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Akurasi</w:t>
            </w:r>
          </w:p>
        </w:tc>
        <w:tc>
          <w:tcPr>
            <w:tcW w:w="3295" w:type="dxa"/>
            <w:shd w:val="clear" w:color="auto" w:fill="auto"/>
            <w:tcMar>
              <w:top w:w="100" w:type="dxa"/>
              <w:left w:w="100" w:type="dxa"/>
              <w:bottom w:w="100" w:type="dxa"/>
              <w:right w:w="100" w:type="dxa"/>
            </w:tcMar>
          </w:tcPr>
          <w:p w14:paraId="6D96CF7B" w14:textId="77777777" w:rsidR="00070025" w:rsidRDefault="008B7CCE">
            <w:pPr>
              <w:widowControl w:val="0"/>
              <w:spacing w:after="0" w:line="240" w:lineRule="auto"/>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 xml:space="preserve">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TP + TN</m:t>
                    </m:r>
                  </m:num>
                  <m:den>
                    <m:r>
                      <w:rPr>
                        <w:rFonts w:ascii="Times New Roman" w:eastAsia="Times New Roman" w:hAnsi="Times New Roman" w:cs="Times New Roman"/>
                        <w:sz w:val="24"/>
                        <w:szCs w:val="24"/>
                      </w:rPr>
                      <m:t>TP + TN + FP + FN</m:t>
                    </m:r>
                  </m:den>
                </m:f>
                <m:r>
                  <w:rPr>
                    <w:rFonts w:ascii="Times New Roman" w:eastAsia="Times New Roman" w:hAnsi="Times New Roman" w:cs="Times New Roman"/>
                    <w:sz w:val="24"/>
                    <w:szCs w:val="24"/>
                  </w:rPr>
                  <m:t xml:space="preserve"> </m:t>
                </m:r>
              </m:oMath>
            </m:oMathPara>
          </w:p>
        </w:tc>
      </w:tr>
      <w:tr w:rsidR="00070025" w14:paraId="2F70CF4A" w14:textId="77777777" w:rsidTr="00300400">
        <w:trPr>
          <w:jc w:val="center"/>
        </w:trPr>
        <w:tc>
          <w:tcPr>
            <w:tcW w:w="1515" w:type="dxa"/>
            <w:shd w:val="clear" w:color="auto" w:fill="auto"/>
            <w:tcMar>
              <w:top w:w="100" w:type="dxa"/>
              <w:left w:w="100" w:type="dxa"/>
              <w:bottom w:w="100" w:type="dxa"/>
              <w:right w:w="100" w:type="dxa"/>
            </w:tcMar>
          </w:tcPr>
          <w:p w14:paraId="706912F8" w14:textId="77777777" w:rsidR="00070025" w:rsidRDefault="008B7CCE">
            <w:pPr>
              <w:widowControl w:val="0"/>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Recall</w:t>
            </w:r>
          </w:p>
        </w:tc>
        <w:tc>
          <w:tcPr>
            <w:tcW w:w="3295" w:type="dxa"/>
            <w:shd w:val="clear" w:color="auto" w:fill="auto"/>
            <w:tcMar>
              <w:top w:w="100" w:type="dxa"/>
              <w:left w:w="100" w:type="dxa"/>
              <w:bottom w:w="100" w:type="dxa"/>
              <w:right w:w="100" w:type="dxa"/>
            </w:tcMar>
          </w:tcPr>
          <w:p w14:paraId="0A09A7A3" w14:textId="77777777" w:rsidR="00070025" w:rsidRDefault="008B7CCE">
            <w:pPr>
              <w:widowControl w:val="0"/>
              <w:spacing w:after="0" w:line="240" w:lineRule="auto"/>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 xml:space="preserve">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TP</m:t>
                    </m:r>
                  </m:num>
                  <m:den>
                    <m:r>
                      <w:rPr>
                        <w:rFonts w:ascii="Times New Roman" w:eastAsia="Times New Roman" w:hAnsi="Times New Roman" w:cs="Times New Roman"/>
                        <w:sz w:val="24"/>
                        <w:szCs w:val="24"/>
                      </w:rPr>
                      <m:t>TP + FN</m:t>
                    </m:r>
                  </m:den>
                </m:f>
                <m:r>
                  <w:rPr>
                    <w:rFonts w:ascii="Times New Roman" w:eastAsia="Times New Roman" w:hAnsi="Times New Roman" w:cs="Times New Roman"/>
                    <w:sz w:val="24"/>
                    <w:szCs w:val="24"/>
                  </w:rPr>
                  <m:t xml:space="preserve"> </m:t>
                </m:r>
              </m:oMath>
            </m:oMathPara>
          </w:p>
        </w:tc>
      </w:tr>
      <w:tr w:rsidR="00070025" w14:paraId="2FB587CB" w14:textId="77777777" w:rsidTr="00300400">
        <w:trPr>
          <w:jc w:val="center"/>
        </w:trPr>
        <w:tc>
          <w:tcPr>
            <w:tcW w:w="1515" w:type="dxa"/>
            <w:shd w:val="clear" w:color="auto" w:fill="auto"/>
            <w:tcMar>
              <w:top w:w="100" w:type="dxa"/>
              <w:left w:w="100" w:type="dxa"/>
              <w:bottom w:w="100" w:type="dxa"/>
              <w:right w:w="100" w:type="dxa"/>
            </w:tcMar>
          </w:tcPr>
          <w:p w14:paraId="15CD10C5" w14:textId="77777777" w:rsidR="00070025" w:rsidRDefault="008B7CCE">
            <w:pPr>
              <w:widowControl w:val="0"/>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Precision</w:t>
            </w:r>
          </w:p>
        </w:tc>
        <w:tc>
          <w:tcPr>
            <w:tcW w:w="3295" w:type="dxa"/>
            <w:shd w:val="clear" w:color="auto" w:fill="auto"/>
            <w:tcMar>
              <w:top w:w="100" w:type="dxa"/>
              <w:left w:w="100" w:type="dxa"/>
              <w:bottom w:w="100" w:type="dxa"/>
              <w:right w:w="100" w:type="dxa"/>
            </w:tcMar>
          </w:tcPr>
          <w:p w14:paraId="77090298" w14:textId="77777777" w:rsidR="00070025" w:rsidRDefault="008B7CCE">
            <w:pPr>
              <w:widowControl w:val="0"/>
              <w:spacing w:after="0" w:line="240" w:lineRule="auto"/>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 xml:space="preserve">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TP</m:t>
                    </m:r>
                  </m:num>
                  <m:den>
                    <m:r>
                      <w:rPr>
                        <w:rFonts w:ascii="Times New Roman" w:eastAsia="Times New Roman" w:hAnsi="Times New Roman" w:cs="Times New Roman"/>
                        <w:sz w:val="24"/>
                        <w:szCs w:val="24"/>
                      </w:rPr>
                      <m:t>TP + FP</m:t>
                    </m:r>
                  </m:den>
                </m:f>
                <m:r>
                  <w:rPr>
                    <w:rFonts w:ascii="Times New Roman" w:eastAsia="Times New Roman" w:hAnsi="Times New Roman" w:cs="Times New Roman"/>
                    <w:sz w:val="24"/>
                    <w:szCs w:val="24"/>
                  </w:rPr>
                  <m:t xml:space="preserve"> </m:t>
                </m:r>
              </m:oMath>
            </m:oMathPara>
          </w:p>
        </w:tc>
      </w:tr>
      <w:tr w:rsidR="00070025" w14:paraId="662FC3F1" w14:textId="77777777" w:rsidTr="00300400">
        <w:trPr>
          <w:jc w:val="center"/>
        </w:trPr>
        <w:tc>
          <w:tcPr>
            <w:tcW w:w="1515" w:type="dxa"/>
            <w:shd w:val="clear" w:color="auto" w:fill="auto"/>
            <w:tcMar>
              <w:top w:w="100" w:type="dxa"/>
              <w:left w:w="100" w:type="dxa"/>
              <w:bottom w:w="100" w:type="dxa"/>
              <w:right w:w="100" w:type="dxa"/>
            </w:tcMar>
          </w:tcPr>
          <w:p w14:paraId="622732E9" w14:textId="77777777" w:rsidR="00070025" w:rsidRDefault="008B7CCE">
            <w:pPr>
              <w:widowControl w:val="0"/>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F1-score</w:t>
            </w:r>
          </w:p>
        </w:tc>
        <w:tc>
          <w:tcPr>
            <w:tcW w:w="3295" w:type="dxa"/>
            <w:shd w:val="clear" w:color="auto" w:fill="auto"/>
            <w:tcMar>
              <w:top w:w="100" w:type="dxa"/>
              <w:left w:w="100" w:type="dxa"/>
              <w:bottom w:w="100" w:type="dxa"/>
              <w:right w:w="100" w:type="dxa"/>
            </w:tcMar>
          </w:tcPr>
          <w:p w14:paraId="14D90F61" w14:textId="77777777" w:rsidR="00070025" w:rsidRDefault="008B7CCE">
            <w:pPr>
              <w:widowControl w:val="0"/>
              <w:spacing w:after="0" w:line="240" w:lineRule="auto"/>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 xml:space="preserve"> 2*</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Recall * Precision</m:t>
                    </m:r>
                  </m:num>
                  <m:den>
                    <m:r>
                      <w:rPr>
                        <w:rFonts w:ascii="Times New Roman" w:eastAsia="Times New Roman" w:hAnsi="Times New Roman" w:cs="Times New Roman"/>
                        <w:sz w:val="24"/>
                        <w:szCs w:val="24"/>
                      </w:rPr>
                      <m:t>Recall + Precision</m:t>
                    </m:r>
                  </m:den>
                </m:f>
                <m:r>
                  <w:rPr>
                    <w:rFonts w:ascii="Times New Roman" w:eastAsia="Times New Roman" w:hAnsi="Times New Roman" w:cs="Times New Roman"/>
                    <w:sz w:val="24"/>
                    <w:szCs w:val="24"/>
                  </w:rPr>
                  <m:t xml:space="preserve"> </m:t>
                </m:r>
              </m:oMath>
            </m:oMathPara>
          </w:p>
        </w:tc>
      </w:tr>
    </w:tbl>
    <w:p w14:paraId="517CEE3C" w14:textId="77777777" w:rsidR="00070025" w:rsidRDefault="00070025">
      <w:pPr>
        <w:spacing w:after="0" w:line="360" w:lineRule="auto"/>
        <w:jc w:val="center"/>
        <w:rPr>
          <w:rFonts w:ascii="Times New Roman" w:eastAsia="Times New Roman" w:hAnsi="Times New Roman" w:cs="Times New Roman"/>
          <w:sz w:val="24"/>
          <w:szCs w:val="24"/>
        </w:rPr>
      </w:pPr>
    </w:p>
    <w:p w14:paraId="40CC4D09" w14:textId="55C6FBD9" w:rsidR="00070025" w:rsidRDefault="008B7CCE">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Tabel 2.2 Formula metrik evaluasi.</w:t>
      </w:r>
    </w:p>
    <w:p w14:paraId="78B438EB" w14:textId="77777777" w:rsidR="00070025" w:rsidRDefault="00070025">
      <w:pPr>
        <w:spacing w:after="0" w:line="360" w:lineRule="auto"/>
        <w:jc w:val="center"/>
        <w:rPr>
          <w:rFonts w:ascii="Times New Roman" w:eastAsia="Times New Roman" w:hAnsi="Times New Roman" w:cs="Times New Roman"/>
          <w:i/>
          <w:sz w:val="24"/>
          <w:szCs w:val="24"/>
        </w:rPr>
      </w:pPr>
    </w:p>
    <w:p w14:paraId="34F889BB" w14:textId="77777777" w:rsidR="00070025" w:rsidRDefault="008B7CCE">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2.10 Python</w:t>
      </w:r>
    </w:p>
    <w:p w14:paraId="3DC8963D" w14:textId="4C81B647" w:rsidR="00070025" w:rsidRDefault="008B7CCE">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adalah bahasa pemrograman </w:t>
      </w:r>
      <w:r>
        <w:rPr>
          <w:rFonts w:ascii="Times New Roman" w:eastAsia="Times New Roman" w:hAnsi="Times New Roman" w:cs="Times New Roman"/>
          <w:i/>
          <w:sz w:val="24"/>
          <w:szCs w:val="24"/>
        </w:rPr>
        <w:t>interpreted</w:t>
      </w:r>
      <w:r>
        <w:rPr>
          <w:rFonts w:ascii="Times New Roman" w:eastAsia="Times New Roman" w:hAnsi="Times New Roman" w:cs="Times New Roman"/>
          <w:sz w:val="24"/>
          <w:szCs w:val="24"/>
        </w:rPr>
        <w:t xml:space="preserve"> tingkat tinggi, berorientasi objek, dengan semantik dinamis yang dibuat oleh Guido van Rossum pada tahun 1991. Python merupakan </w:t>
      </w:r>
      <w:r>
        <w:rPr>
          <w:rFonts w:ascii="Times New Roman" w:eastAsia="Times New Roman" w:hAnsi="Times New Roman" w:cs="Times New Roman"/>
          <w:i/>
          <w:sz w:val="24"/>
          <w:szCs w:val="24"/>
        </w:rPr>
        <w:t>general-purpose language</w:t>
      </w:r>
      <w:r>
        <w:rPr>
          <w:rFonts w:ascii="Times New Roman" w:eastAsia="Times New Roman" w:hAnsi="Times New Roman" w:cs="Times New Roman"/>
          <w:sz w:val="24"/>
          <w:szCs w:val="24"/>
        </w:rPr>
        <w:t xml:space="preserve">, yang artinya dapat digunakan </w:t>
      </w:r>
      <w:r>
        <w:rPr>
          <w:rFonts w:ascii="Times New Roman" w:eastAsia="Times New Roman" w:hAnsi="Times New Roman" w:cs="Times New Roman"/>
          <w:sz w:val="24"/>
          <w:szCs w:val="24"/>
        </w:rPr>
        <w:lastRenderedPageBreak/>
        <w:t xml:space="preserve">untuk menyelesaikan berbagai macam masalah berbeda dan tidak memiliki domain aktivitas tertentu. Menurut indeks </w:t>
      </w:r>
      <w:r>
        <w:rPr>
          <w:rFonts w:ascii="Times New Roman" w:eastAsia="Times New Roman" w:hAnsi="Times New Roman" w:cs="Times New Roman"/>
          <w:i/>
          <w:sz w:val="24"/>
          <w:szCs w:val="24"/>
        </w:rPr>
        <w:t>PopularitY of Programming Language</w:t>
      </w:r>
      <w:r>
        <w:rPr>
          <w:rFonts w:ascii="Times New Roman" w:eastAsia="Times New Roman" w:hAnsi="Times New Roman" w:cs="Times New Roman"/>
          <w:sz w:val="24"/>
          <w:szCs w:val="24"/>
        </w:rPr>
        <w:t xml:space="preserve"> (PYPL) </w:t>
      </w:r>
      <w:r w:rsidR="00287938">
        <w:rPr>
          <w:rFonts w:ascii="Times New Roman" w:eastAsia="Times New Roman" w:hAnsi="Times New Roman" w:cs="Times New Roman"/>
          <w:sz w:val="24"/>
          <w:szCs w:val="24"/>
        </w:rPr>
        <w:t xml:space="preserve">[21]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The Importance of Being Earnest</w:t>
      </w:r>
      <w:r>
        <w:rPr>
          <w:rFonts w:ascii="Times New Roman" w:eastAsia="Times New Roman" w:hAnsi="Times New Roman" w:cs="Times New Roman"/>
          <w:sz w:val="24"/>
          <w:szCs w:val="24"/>
        </w:rPr>
        <w:t xml:space="preserve"> (TIOBE) </w:t>
      </w:r>
      <w:r w:rsidR="008B045E">
        <w:rPr>
          <w:rFonts w:ascii="Times New Roman" w:eastAsia="Times New Roman" w:hAnsi="Times New Roman" w:cs="Times New Roman"/>
          <w:sz w:val="24"/>
          <w:szCs w:val="24"/>
        </w:rPr>
        <w:t>[30]</w:t>
      </w:r>
      <w:r>
        <w:rPr>
          <w:rFonts w:ascii="Times New Roman" w:eastAsia="Times New Roman" w:hAnsi="Times New Roman" w:cs="Times New Roman"/>
          <w:sz w:val="24"/>
          <w:szCs w:val="24"/>
        </w:rPr>
        <w:t>, bahasa Python menempati peringkat pertama sebagai bahasa pemrograman paling populer pada saat ini. Popularitas bahasa Python telah tumbuh sebanyak 11</w:t>
      </w:r>
      <w:proofErr w:type="gramStart"/>
      <w:r>
        <w:rPr>
          <w:rFonts w:ascii="Times New Roman" w:eastAsia="Times New Roman" w:hAnsi="Times New Roman" w:cs="Times New Roman"/>
          <w:sz w:val="24"/>
          <w:szCs w:val="24"/>
        </w:rPr>
        <w:t>%  dalam</w:t>
      </w:r>
      <w:proofErr w:type="gramEnd"/>
      <w:r>
        <w:rPr>
          <w:rFonts w:ascii="Times New Roman" w:eastAsia="Times New Roman" w:hAnsi="Times New Roman" w:cs="Times New Roman"/>
          <w:sz w:val="24"/>
          <w:szCs w:val="24"/>
        </w:rPr>
        <w:t xml:space="preserve"> 5 tahun terakhir. Beberapa perusahaan besar yang menggunakan Python antara lain: Google, YouTube, BitTorrent, NASA, dan lain-lain. Fitur terpenting dalam Python adalah mendukung beberapa paradigma pemrograman, termasuk pemrograman berorientasi objek, imperatif dan fungsional atau gaya prosedural </w:t>
      </w:r>
      <w:r w:rsidR="00287938">
        <w:rPr>
          <w:rFonts w:ascii="Times New Roman" w:eastAsia="Times New Roman" w:hAnsi="Times New Roman" w:cs="Times New Roman"/>
          <w:sz w:val="24"/>
          <w:szCs w:val="24"/>
        </w:rPr>
        <w:t>[26]</w:t>
      </w:r>
      <w:r>
        <w:rPr>
          <w:rFonts w:ascii="Times New Roman" w:eastAsia="Times New Roman" w:hAnsi="Times New Roman" w:cs="Times New Roman"/>
          <w:sz w:val="24"/>
          <w:szCs w:val="24"/>
        </w:rPr>
        <w:t xml:space="preserve">. </w:t>
      </w:r>
    </w:p>
    <w:p w14:paraId="53386AB1" w14:textId="77777777" w:rsidR="00070025" w:rsidRDefault="00070025">
      <w:pPr>
        <w:spacing w:after="200" w:line="360" w:lineRule="auto"/>
        <w:jc w:val="both"/>
        <w:rPr>
          <w:rFonts w:ascii="Times New Roman" w:eastAsia="Times New Roman" w:hAnsi="Times New Roman" w:cs="Times New Roman"/>
          <w:sz w:val="24"/>
          <w:szCs w:val="24"/>
        </w:rPr>
      </w:pPr>
    </w:p>
    <w:p w14:paraId="3661DB8C" w14:textId="77777777" w:rsidR="00070025" w:rsidRDefault="008B7CCE">
      <w:pPr>
        <w:spacing w:after="200"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2.11 </w:t>
      </w:r>
      <w:r>
        <w:rPr>
          <w:rFonts w:ascii="Times New Roman" w:eastAsia="Times New Roman" w:hAnsi="Times New Roman" w:cs="Times New Roman"/>
          <w:b/>
          <w:i/>
          <w:sz w:val="24"/>
          <w:szCs w:val="24"/>
        </w:rPr>
        <w:t xml:space="preserve">Natural Language Toolkit </w:t>
      </w:r>
    </w:p>
    <w:p w14:paraId="63305C21" w14:textId="00A04C4C" w:rsidR="00070025" w:rsidRDefault="008B7CCE">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Natural Language Toolkit </w:t>
      </w:r>
      <w:r>
        <w:rPr>
          <w:rFonts w:ascii="Times New Roman" w:eastAsia="Times New Roman" w:hAnsi="Times New Roman" w:cs="Times New Roman"/>
          <w:sz w:val="24"/>
          <w:szCs w:val="24"/>
        </w:rPr>
        <w:t xml:space="preserve">(NLTK) merupakan salah satu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Python paling populer untuk melakukan tugas NLP. NLTK dikembangkan oleh Steven Bird dan Edward Loper dari </w:t>
      </w:r>
      <w:r>
        <w:rPr>
          <w:rFonts w:ascii="Times New Roman" w:eastAsia="Times New Roman" w:hAnsi="Times New Roman" w:cs="Times New Roman"/>
          <w:i/>
          <w:sz w:val="24"/>
          <w:szCs w:val="24"/>
        </w:rPr>
        <w:t>University of Pennsylvania</w:t>
      </w:r>
      <w:r>
        <w:rPr>
          <w:rFonts w:ascii="Times New Roman" w:eastAsia="Times New Roman" w:hAnsi="Times New Roman" w:cs="Times New Roman"/>
          <w:sz w:val="24"/>
          <w:szCs w:val="24"/>
        </w:rPr>
        <w:t xml:space="preserve"> yang dibuat untuk mendukung penelitian di NLP dan dilengkapi dengan serangkaian sumber daya untuk mempelajari NLP</w:t>
      </w:r>
      <w:r w:rsidR="00287938">
        <w:rPr>
          <w:rFonts w:ascii="Times New Roman" w:eastAsia="Times New Roman" w:hAnsi="Times New Roman" w:cs="Times New Roman"/>
          <w:sz w:val="24"/>
          <w:szCs w:val="24"/>
        </w:rPr>
        <w:t xml:space="preserve"> [13]</w:t>
      </w:r>
      <w:r>
        <w:rPr>
          <w:rFonts w:ascii="Times New Roman" w:eastAsia="Times New Roman" w:hAnsi="Times New Roman" w:cs="Times New Roman"/>
          <w:sz w:val="24"/>
          <w:szCs w:val="24"/>
        </w:rPr>
        <w:t xml:space="preserve">. NLTK digunakan dalam penelitian ini untuk melakukan </w:t>
      </w:r>
      <w:r>
        <w:rPr>
          <w:rFonts w:ascii="Times New Roman" w:eastAsia="Times New Roman" w:hAnsi="Times New Roman" w:cs="Times New Roman"/>
          <w:i/>
          <w:sz w:val="24"/>
          <w:szCs w:val="24"/>
        </w:rPr>
        <w:t>text preprocessing</w:t>
      </w:r>
      <w:r>
        <w:rPr>
          <w:rFonts w:ascii="Times New Roman" w:eastAsia="Times New Roman" w:hAnsi="Times New Roman" w:cs="Times New Roman"/>
          <w:sz w:val="24"/>
          <w:szCs w:val="24"/>
        </w:rPr>
        <w:t xml:space="preserve"> pada teks ulasan.</w:t>
      </w:r>
    </w:p>
    <w:p w14:paraId="514B48C3" w14:textId="77777777" w:rsidR="00070025" w:rsidRDefault="00070025">
      <w:pPr>
        <w:spacing w:after="0" w:line="360" w:lineRule="auto"/>
        <w:jc w:val="both"/>
        <w:rPr>
          <w:rFonts w:ascii="Times New Roman" w:eastAsia="Times New Roman" w:hAnsi="Times New Roman" w:cs="Times New Roman"/>
          <w:sz w:val="24"/>
          <w:szCs w:val="24"/>
        </w:rPr>
      </w:pPr>
    </w:p>
    <w:p w14:paraId="50333476" w14:textId="77777777" w:rsidR="00070025" w:rsidRDefault="008B7CCE">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2.12 Amazon Shopping</w:t>
      </w:r>
    </w:p>
    <w:p w14:paraId="5770619E" w14:textId="0B8C27BE"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Amazon Shopping merupakan aplikasi </w:t>
      </w:r>
      <w:r>
        <w:rPr>
          <w:rFonts w:ascii="Times New Roman" w:eastAsia="Times New Roman" w:hAnsi="Times New Roman" w:cs="Times New Roman"/>
          <w:i/>
          <w:sz w:val="24"/>
          <w:szCs w:val="24"/>
        </w:rPr>
        <w:t>e-commerce</w:t>
      </w:r>
      <w:r>
        <w:rPr>
          <w:rFonts w:ascii="Times New Roman" w:eastAsia="Times New Roman" w:hAnsi="Times New Roman" w:cs="Times New Roman"/>
          <w:sz w:val="24"/>
          <w:szCs w:val="24"/>
        </w:rPr>
        <w:t xml:space="preserve"> yang dimiliki perusahaan Amazon, aplikasi ini tersedia di Google Play App dan Apple App Store. Amazon merupakan perusahaan multinasional yang berfokus pada </w:t>
      </w:r>
      <w:r>
        <w:rPr>
          <w:rFonts w:ascii="Times New Roman" w:eastAsia="Times New Roman" w:hAnsi="Times New Roman" w:cs="Times New Roman"/>
          <w:i/>
          <w:sz w:val="24"/>
          <w:szCs w:val="24"/>
        </w:rPr>
        <w:t>e-commerce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cloud computing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digital streaming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artificial intelligence</w:t>
      </w:r>
      <w:r>
        <w:rPr>
          <w:rFonts w:ascii="Times New Roman" w:eastAsia="Times New Roman" w:hAnsi="Times New Roman" w:cs="Times New Roman"/>
          <w:sz w:val="24"/>
          <w:szCs w:val="24"/>
        </w:rPr>
        <w:t xml:space="preserve"> yang didirikan oleh Jeff Bezos pada tahun 1994. Amazon Shopping memiliki pengguna aktif bulanan rata-rata sebanyak 98.07 juta pengguna yang menjadikannya aplikasi belanja paling populer kedua di Amerika serikat pada tahun 2021 </w:t>
      </w:r>
      <w:r w:rsidR="00287938">
        <w:rPr>
          <w:rFonts w:ascii="Times New Roman" w:eastAsia="Times New Roman" w:hAnsi="Times New Roman" w:cs="Times New Roman"/>
          <w:sz w:val="24"/>
          <w:szCs w:val="24"/>
        </w:rPr>
        <w:t>[6].</w:t>
      </w:r>
    </w:p>
    <w:p w14:paraId="0D5DC092" w14:textId="77777777" w:rsidR="00070025" w:rsidRDefault="00070025">
      <w:pPr>
        <w:spacing w:after="0" w:line="360" w:lineRule="auto"/>
        <w:ind w:firstLine="720"/>
        <w:jc w:val="both"/>
        <w:rPr>
          <w:rFonts w:ascii="Times New Roman" w:eastAsia="Times New Roman" w:hAnsi="Times New Roman" w:cs="Times New Roman"/>
          <w:sz w:val="24"/>
          <w:szCs w:val="24"/>
        </w:rPr>
      </w:pPr>
    </w:p>
    <w:p w14:paraId="60B1502B" w14:textId="77777777" w:rsidR="00070025" w:rsidRDefault="008B7CCE">
      <w:pPr>
        <w:spacing w:after="0" w:line="360" w:lineRule="auto"/>
        <w:jc w:val="both"/>
        <w:rPr>
          <w:rFonts w:ascii="Times New Roman" w:eastAsia="Times New Roman" w:hAnsi="Times New Roman" w:cs="Times New Roman"/>
          <w:b/>
          <w:sz w:val="24"/>
          <w:szCs w:val="24"/>
        </w:rPr>
      </w:pPr>
      <w:r>
        <w:br w:type="page"/>
      </w:r>
    </w:p>
    <w:p w14:paraId="0D5D6521" w14:textId="77777777" w:rsidR="00070025" w:rsidRDefault="008B7CC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2.13 Google Play Store</w:t>
      </w:r>
    </w:p>
    <w:p w14:paraId="52FD5EDB" w14:textId="5898670A"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Google Play (sebelumnya dikenal sebagai Android Market) adalah etalase distribusi resmi untuk aplikasi Android dan media digital lainnya, seperti musik, film, dan buku, dari Google. Google Play tersedia di perangkat seluler dan tablet yang menjalankan sistem operasi Android, perangkat Chrome OS yang didukung, maupun melalui web. Selama kuartal pertama tahun 2022, lebih dari 3,29 juta aplikasi seluler tersedia di Google Play Store, turun hampir 30 persen dibandingkan kuartal sebelumnya yang berjumlah 4,67 juta aplikasi </w:t>
      </w:r>
      <w:r w:rsidR="00287938">
        <w:rPr>
          <w:rFonts w:ascii="Times New Roman" w:eastAsia="Times New Roman" w:hAnsi="Times New Roman" w:cs="Times New Roman"/>
          <w:sz w:val="24"/>
          <w:szCs w:val="24"/>
        </w:rPr>
        <w:t>[4]</w:t>
      </w:r>
      <w:r>
        <w:rPr>
          <w:rFonts w:ascii="Times New Roman" w:eastAsia="Times New Roman" w:hAnsi="Times New Roman" w:cs="Times New Roman"/>
          <w:sz w:val="24"/>
          <w:szCs w:val="24"/>
        </w:rPr>
        <w:t>. Jumlah aplikasi yang tersedia dapat berfluktuasi karena Google secara teratur menghapus aplikasi dengan beberapa alasan objektif.</w:t>
      </w:r>
    </w:p>
    <w:p w14:paraId="5D2CD66B" w14:textId="77777777" w:rsidR="00070025" w:rsidRDefault="00070025">
      <w:pPr>
        <w:spacing w:after="0" w:line="360" w:lineRule="auto"/>
        <w:jc w:val="both"/>
        <w:rPr>
          <w:rFonts w:ascii="Times New Roman" w:eastAsia="Times New Roman" w:hAnsi="Times New Roman" w:cs="Times New Roman"/>
          <w:sz w:val="24"/>
          <w:szCs w:val="24"/>
        </w:rPr>
      </w:pPr>
    </w:p>
    <w:p w14:paraId="1C2A9F10" w14:textId="77777777" w:rsidR="00070025" w:rsidRDefault="008B7CCE">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2.14 Penelitian Terdahulu</w:t>
      </w:r>
    </w:p>
    <w:p w14:paraId="2A24FAA3" w14:textId="4DEFFE9F" w:rsidR="00070025" w:rsidRDefault="008B7CC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Beberapa penelitian serupa telah dilakukan sebelumnya, diantaranya </w:t>
      </w:r>
      <w:r w:rsidR="00287938">
        <w:rPr>
          <w:rFonts w:ascii="Times New Roman" w:eastAsia="Times New Roman" w:hAnsi="Times New Roman" w:cs="Times New Roman"/>
          <w:sz w:val="24"/>
          <w:szCs w:val="24"/>
        </w:rPr>
        <w:t>penelitian</w:t>
      </w:r>
      <w:r>
        <w:rPr>
          <w:rFonts w:ascii="Times New Roman" w:eastAsia="Times New Roman" w:hAnsi="Times New Roman" w:cs="Times New Roman"/>
          <w:sz w:val="24"/>
          <w:szCs w:val="24"/>
        </w:rPr>
        <w:t xml:space="preserve"> </w:t>
      </w:r>
      <w:r w:rsidR="00287938">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yang melakukan analisa sentimen menggunakan Naive Bayes untuk mengkategorikan ulasan positif dan negatif dari pelanggan Amazon atas kategori produk yang berbeda seperti ponsel, aksesoris, alat musik dan barang elektronik. Penelitian tersebut mampu menghasilkan akurasi rata-rata di atas 90% dengan mencoba beberapa simulasi yang berbeda seperti </w:t>
      </w:r>
      <w:r>
        <w:rPr>
          <w:rFonts w:ascii="Times New Roman" w:eastAsia="Times New Roman" w:hAnsi="Times New Roman" w:cs="Times New Roman"/>
          <w:i/>
          <w:sz w:val="24"/>
          <w:szCs w:val="24"/>
        </w:rPr>
        <w:t>cross validation</w:t>
      </w:r>
      <w:r>
        <w:rPr>
          <w:rFonts w:ascii="Times New Roman" w:eastAsia="Times New Roman" w:hAnsi="Times New Roman" w:cs="Times New Roman"/>
          <w:sz w:val="24"/>
          <w:szCs w:val="24"/>
        </w:rPr>
        <w:t>, rasio data latih-uji, dan teknik ekstraksi fitur yang berbeda.</w:t>
      </w:r>
    </w:p>
    <w:p w14:paraId="67B0002D" w14:textId="2FA07B70" w:rsidR="00070025" w:rsidRDefault="008B7CCE">
      <w:pPr>
        <w:spacing w:after="0" w:line="360" w:lineRule="auto"/>
        <w:ind w:firstLine="720"/>
        <w:jc w:val="both"/>
        <w:rPr>
          <w:rFonts w:ascii="Times New Roman" w:eastAsia="Times New Roman" w:hAnsi="Times New Roman" w:cs="Times New Roman"/>
          <w:b/>
          <w:sz w:val="24"/>
          <w:szCs w:val="24"/>
        </w:rPr>
        <w:sectPr w:rsidR="00070025">
          <w:pgSz w:w="11906" w:h="16838"/>
          <w:pgMar w:top="2268" w:right="1701" w:bottom="1701" w:left="2268" w:header="709" w:footer="709" w:gutter="0"/>
          <w:cols w:space="720"/>
          <w:titlePg/>
        </w:sectPr>
      </w:pPr>
      <w:r>
        <w:rPr>
          <w:rFonts w:ascii="Times New Roman" w:eastAsia="Times New Roman" w:hAnsi="Times New Roman" w:cs="Times New Roman"/>
          <w:sz w:val="24"/>
          <w:szCs w:val="24"/>
        </w:rPr>
        <w:t xml:space="preserve">Selanjutnya pada penelitian </w:t>
      </w:r>
      <w:r w:rsidR="00287938">
        <w:rPr>
          <w:rFonts w:ascii="Times New Roman" w:eastAsia="Times New Roman" w:hAnsi="Times New Roman" w:cs="Times New Roman"/>
          <w:sz w:val="24"/>
          <w:szCs w:val="24"/>
        </w:rPr>
        <w:t>[27]</w:t>
      </w:r>
      <w:r w:rsidR="008B045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8B045E">
        <w:rPr>
          <w:rFonts w:ascii="Times New Roman" w:eastAsia="Times New Roman" w:hAnsi="Times New Roman" w:cs="Times New Roman"/>
          <w:sz w:val="24"/>
          <w:szCs w:val="24"/>
        </w:rPr>
        <w:t xml:space="preserve">berhasil </w:t>
      </w:r>
      <w:r>
        <w:rPr>
          <w:rFonts w:ascii="Times New Roman" w:eastAsia="Times New Roman" w:hAnsi="Times New Roman" w:cs="Times New Roman"/>
          <w:sz w:val="24"/>
          <w:szCs w:val="24"/>
        </w:rPr>
        <w:t xml:space="preserve">dibangun sebuah sistem yang dapat mengklasifikasikan opini ulasan produk menjadi sentimen positif dan negatif dengan memanfaatkan rating. Dataset yang digunakan adalah data ulasan bahan makanan and makanan </w:t>
      </w:r>
      <w:r>
        <w:rPr>
          <w:rFonts w:ascii="Times New Roman" w:eastAsia="Times New Roman" w:hAnsi="Times New Roman" w:cs="Times New Roman"/>
          <w:i/>
          <w:sz w:val="24"/>
          <w:szCs w:val="24"/>
        </w:rPr>
        <w:t>gourmet</w:t>
      </w:r>
      <w:r>
        <w:rPr>
          <w:rFonts w:ascii="Times New Roman" w:eastAsia="Times New Roman" w:hAnsi="Times New Roman" w:cs="Times New Roman"/>
          <w:sz w:val="24"/>
          <w:szCs w:val="24"/>
        </w:rPr>
        <w:t xml:space="preserve"> dari Amazon sebanyak 50.000 data. Hasil klasifikasi sistem dengan menerapkan metode </w:t>
      </w:r>
      <w:r>
        <w:rPr>
          <w:rFonts w:ascii="Times New Roman" w:eastAsia="Times New Roman" w:hAnsi="Times New Roman" w:cs="Times New Roman"/>
          <w:i/>
          <w:sz w:val="24"/>
          <w:szCs w:val="24"/>
        </w:rPr>
        <w:t>labelling average</w:t>
      </w:r>
      <w:r>
        <w:rPr>
          <w:rFonts w:ascii="Times New Roman" w:eastAsia="Times New Roman" w:hAnsi="Times New Roman" w:cs="Times New Roman"/>
          <w:sz w:val="24"/>
          <w:szCs w:val="24"/>
        </w:rPr>
        <w:t xml:space="preserve"> dengan menggunakan algoritma Multinomial Naive Bayes mampu mengklasifikasikan sentimen positif dan negatif dengan akurasi sebesar 80,48%.</w:t>
      </w:r>
    </w:p>
    <w:p w14:paraId="6603AAB1" w14:textId="77777777" w:rsidR="00070025" w:rsidRDefault="008B7CC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 METODE PENELITIAN</w:t>
      </w:r>
    </w:p>
    <w:p w14:paraId="35B83B2B" w14:textId="77777777" w:rsidR="00070025" w:rsidRDefault="00070025">
      <w:pPr>
        <w:jc w:val="both"/>
        <w:rPr>
          <w:rFonts w:ascii="Times New Roman" w:eastAsia="Times New Roman" w:hAnsi="Times New Roman" w:cs="Times New Roman"/>
          <w:b/>
          <w:sz w:val="28"/>
          <w:szCs w:val="28"/>
        </w:rPr>
      </w:pPr>
    </w:p>
    <w:p w14:paraId="77C2A58D" w14:textId="77777777" w:rsidR="00070025" w:rsidRDefault="008B7CCE">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3.1 Gambaran Alur Penelitian</w:t>
      </w:r>
    </w:p>
    <w:p w14:paraId="015616A0"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Alur penelitian ini dimulai dari penyiapan data, pada tahapan ini dilakukan pengambilan data ulasan aplikasi Amazon Shopping pada Google Play Store, data yang dikumpulkan akan dibersihkan dan diberikan label sentimen. Data yang telah disiapkan selanjutnya akan melalui tahapan </w:t>
      </w:r>
      <w:r>
        <w:rPr>
          <w:rFonts w:ascii="Times New Roman" w:eastAsia="Times New Roman" w:hAnsi="Times New Roman" w:cs="Times New Roman"/>
          <w:i/>
        </w:rPr>
        <w:t>preprocessing</w:t>
      </w:r>
      <w:r>
        <w:rPr>
          <w:rFonts w:ascii="Times New Roman" w:eastAsia="Times New Roman" w:hAnsi="Times New Roman" w:cs="Times New Roman"/>
        </w:rPr>
        <w:t xml:space="preserve"> agar data siap dimasukkan ke dalam model, pada tahapan ini akan dilakukan beberapa proses secara urut. Tahapan selanjutnya adalah dilakukan implementasi analisis sentimen, data ulasan akan dibagi menjadi set data latih dan uji yang kemudian dilakukan ekstraksi fitur untuk mengubah data mentah tersebut fitur numerik. Klasifikasi sentimen dilakukan menggunakan algoritma Naive Bayes, setelah hasil klasifikasi didapatkan, model kemudian akan dievaluasi dan dilakukan beberapa percobaan untuk meningkatkan performanya. Adapun tahapan penelitian ini digambarkan secara urut pada Gambar 3.1</w:t>
      </w:r>
    </w:p>
    <w:p w14:paraId="5EAEAA1A" w14:textId="77777777" w:rsidR="00070025" w:rsidRDefault="00070025">
      <w:pPr>
        <w:spacing w:after="0" w:line="360" w:lineRule="auto"/>
        <w:jc w:val="center"/>
        <w:rPr>
          <w:rFonts w:ascii="Times New Roman" w:eastAsia="Times New Roman" w:hAnsi="Times New Roman" w:cs="Times New Roman"/>
          <w:b/>
        </w:rPr>
      </w:pPr>
    </w:p>
    <w:p w14:paraId="6DC08734" w14:textId="77777777" w:rsidR="00070025" w:rsidRDefault="00FE7E01">
      <w:pPr>
        <w:spacing w:after="0" w:line="360" w:lineRule="auto"/>
        <w:jc w:val="center"/>
        <w:rPr>
          <w:rFonts w:ascii="Times New Roman" w:eastAsia="Times New Roman" w:hAnsi="Times New Roman" w:cs="Times New Roman"/>
          <w:b/>
        </w:rPr>
      </w:pPr>
      <w:r w:rsidRPr="00FE7E01">
        <w:rPr>
          <w:rFonts w:ascii="Times New Roman" w:eastAsia="Times New Roman" w:hAnsi="Times New Roman" w:cs="Times New Roman"/>
          <w:b/>
          <w:noProof/>
        </w:rPr>
        <w:drawing>
          <wp:inline distT="0" distB="0" distL="0" distR="0" wp14:anchorId="195ED9D8" wp14:editId="66D7FDCC">
            <wp:extent cx="5050465" cy="2876799"/>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0137" cy="2882308"/>
                    </a:xfrm>
                    <a:prstGeom prst="rect">
                      <a:avLst/>
                    </a:prstGeom>
                  </pic:spPr>
                </pic:pic>
              </a:graphicData>
            </a:graphic>
          </wp:inline>
        </w:drawing>
      </w:r>
    </w:p>
    <w:p w14:paraId="0E0FC071" w14:textId="77777777" w:rsidR="00070025" w:rsidRDefault="00070025">
      <w:pPr>
        <w:spacing w:after="0" w:line="360" w:lineRule="auto"/>
        <w:jc w:val="center"/>
        <w:rPr>
          <w:rFonts w:ascii="Times New Roman" w:eastAsia="Times New Roman" w:hAnsi="Times New Roman" w:cs="Times New Roman"/>
        </w:rPr>
      </w:pPr>
    </w:p>
    <w:p w14:paraId="0D566DEB"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3.1 Gambaran alur penelitian.</w:t>
      </w:r>
    </w:p>
    <w:p w14:paraId="47C3930F" w14:textId="77777777" w:rsidR="00070025" w:rsidRDefault="00070025">
      <w:pPr>
        <w:spacing w:after="0" w:line="360" w:lineRule="auto"/>
        <w:jc w:val="both"/>
        <w:rPr>
          <w:rFonts w:ascii="Times New Roman" w:eastAsia="Times New Roman" w:hAnsi="Times New Roman" w:cs="Times New Roman"/>
          <w:b/>
        </w:rPr>
      </w:pPr>
    </w:p>
    <w:p w14:paraId="34ED7340" w14:textId="77777777" w:rsidR="00070025" w:rsidRDefault="008B7CCE">
      <w:pPr>
        <w:spacing w:after="0" w:line="360" w:lineRule="auto"/>
        <w:jc w:val="both"/>
        <w:rPr>
          <w:rFonts w:ascii="Times New Roman" w:eastAsia="Times New Roman" w:hAnsi="Times New Roman" w:cs="Times New Roman"/>
          <w:b/>
        </w:rPr>
      </w:pPr>
      <w:r>
        <w:br w:type="page"/>
      </w:r>
      <w:r>
        <w:rPr>
          <w:rFonts w:ascii="Times New Roman" w:eastAsia="Times New Roman" w:hAnsi="Times New Roman" w:cs="Times New Roman"/>
          <w:b/>
        </w:rPr>
        <w:lastRenderedPageBreak/>
        <w:t>3.2 Penyiapan Data Penelitian</w:t>
      </w:r>
    </w:p>
    <w:p w14:paraId="146B3F0F" w14:textId="43D25960"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Tahapan pertama dalam penelitian ini adalah penyiapan data, kegiatan penyiapan data dimulai dengan pengambilan data ulasan mentah pada aplikasi Amazon Shopping</w:t>
      </w:r>
      <w:r w:rsidR="0054791B">
        <w:rPr>
          <w:rFonts w:ascii="Times New Roman" w:eastAsia="Times New Roman" w:hAnsi="Times New Roman" w:cs="Times New Roman"/>
        </w:rPr>
        <w:t xml:space="preserve"> yang terdapat di Google Play Store</w:t>
      </w:r>
      <w:r>
        <w:rPr>
          <w:rFonts w:ascii="Times New Roman" w:eastAsia="Times New Roman" w:hAnsi="Times New Roman" w:cs="Times New Roman"/>
        </w:rPr>
        <w:t>. Setelah data dikumpulkan, data perlu dibersihkan terlebih dahulu, proses ini meliputi penghapusan data yang hilang atau terduplikat dan pemformatan ulang set data yang digunakan sehingga hanya berisi data-data yang dibutuhkan. Langkah terakhir adalah pelabelan data ulasan ke dalam dua kelas, yaitu positif dan negatif.</w:t>
      </w:r>
    </w:p>
    <w:p w14:paraId="715EEFFF" w14:textId="77777777" w:rsidR="00070025" w:rsidRDefault="00070025">
      <w:pPr>
        <w:spacing w:after="0" w:line="360" w:lineRule="auto"/>
        <w:jc w:val="both"/>
        <w:rPr>
          <w:rFonts w:ascii="Times New Roman" w:eastAsia="Times New Roman" w:hAnsi="Times New Roman" w:cs="Times New Roman"/>
          <w:b/>
        </w:rPr>
      </w:pPr>
    </w:p>
    <w:p w14:paraId="622A09C3" w14:textId="77777777" w:rsidR="00070025" w:rsidRDefault="008B7CCE">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3.2.1 Pengambilan Data</w:t>
      </w:r>
    </w:p>
    <w:p w14:paraId="01C56F10"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Proses pengambilan data dilakukan menggunakan </w:t>
      </w:r>
      <w:r>
        <w:rPr>
          <w:rFonts w:ascii="Times New Roman" w:eastAsia="Times New Roman" w:hAnsi="Times New Roman" w:cs="Times New Roman"/>
          <w:i/>
        </w:rPr>
        <w:t xml:space="preserve">library </w:t>
      </w:r>
      <w:r>
        <w:rPr>
          <w:rFonts w:ascii="Times New Roman" w:eastAsia="Times New Roman" w:hAnsi="Times New Roman" w:cs="Times New Roman"/>
        </w:rPr>
        <w:t xml:space="preserve">google-play-scraper versi 1.2. </w:t>
      </w:r>
      <w:r>
        <w:rPr>
          <w:rFonts w:ascii="Times New Roman" w:eastAsia="Times New Roman" w:hAnsi="Times New Roman" w:cs="Times New Roman"/>
          <w:i/>
        </w:rPr>
        <w:t xml:space="preserve">Library </w:t>
      </w:r>
      <w:r>
        <w:rPr>
          <w:rFonts w:ascii="Times New Roman" w:eastAsia="Times New Roman" w:hAnsi="Times New Roman" w:cs="Times New Roman"/>
        </w:rPr>
        <w:t xml:space="preserve">ini menyediakan API untuk melakukan pengambilan data ulasan di Google Play Store dengan mudah menggunakan bahasa pemrograman Python tanpa </w:t>
      </w:r>
      <w:r>
        <w:rPr>
          <w:rFonts w:ascii="Times New Roman" w:eastAsia="Times New Roman" w:hAnsi="Times New Roman" w:cs="Times New Roman"/>
          <w:i/>
        </w:rPr>
        <w:t>external dependencies</w:t>
      </w:r>
      <w:r>
        <w:rPr>
          <w:rFonts w:ascii="Times New Roman" w:eastAsia="Times New Roman" w:hAnsi="Times New Roman" w:cs="Times New Roman"/>
        </w:rPr>
        <w:t>. Pengambilan data dilakukan pada tanggal 6 Juni 2022. Setelah proses pengambilan data, ulasan yang diambil akan dimasukkan ke dalam dataset yang kemudian disimpan dalam file berformat .csv dengan nama file “</w:t>
      </w:r>
      <w:r>
        <w:rPr>
          <w:rFonts w:ascii="Times New Roman" w:eastAsia="Times New Roman" w:hAnsi="Times New Roman" w:cs="Times New Roman"/>
          <w:i/>
        </w:rPr>
        <w:t>reviews_raw.csv</w:t>
      </w:r>
      <w:r>
        <w:rPr>
          <w:rFonts w:ascii="Times New Roman" w:eastAsia="Times New Roman" w:hAnsi="Times New Roman" w:cs="Times New Roman"/>
        </w:rPr>
        <w:t>”.</w:t>
      </w:r>
    </w:p>
    <w:p w14:paraId="0E425789" w14:textId="77777777" w:rsidR="00070025" w:rsidRDefault="00070025">
      <w:pPr>
        <w:spacing w:after="0" w:line="360" w:lineRule="auto"/>
        <w:jc w:val="both"/>
        <w:rPr>
          <w:rFonts w:ascii="Times New Roman" w:eastAsia="Times New Roman" w:hAnsi="Times New Roman" w:cs="Times New Roman"/>
        </w:rPr>
      </w:pPr>
    </w:p>
    <w:p w14:paraId="2224E862" w14:textId="77777777" w:rsidR="00070025" w:rsidRDefault="008B7CCE">
      <w:p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t>3.2.2 Pembersihan Data</w:t>
      </w:r>
    </w:p>
    <w:p w14:paraId="7CF3B843" w14:textId="2CDD407A" w:rsidR="00070025" w:rsidRDefault="008B7CCE">
      <w:pPr>
        <w:spacing w:after="0" w:line="360" w:lineRule="auto"/>
        <w:ind w:firstLine="720"/>
        <w:jc w:val="both"/>
        <w:rPr>
          <w:rFonts w:ascii="Times New Roman" w:eastAsia="Times New Roman" w:hAnsi="Times New Roman" w:cs="Times New Roman"/>
          <w:color w:val="FF0000"/>
        </w:rPr>
      </w:pPr>
      <w:r>
        <w:rPr>
          <w:rFonts w:ascii="Times New Roman" w:eastAsia="Times New Roman" w:hAnsi="Times New Roman" w:cs="Times New Roman"/>
        </w:rPr>
        <w:t xml:space="preserve">Proses pembersihan data dilakukan untuk memastikan keakuratan dan konsistensi data ulasan mentah yang disiapkan. Proses pembersihan data meliputi pengecekan dan penghapusan data jika terdapat konten data ulasan yang hilang maupun terduplikat. </w:t>
      </w:r>
      <w:r w:rsidR="0054791B">
        <w:rPr>
          <w:rFonts w:ascii="Times New Roman" w:eastAsia="Times New Roman" w:hAnsi="Times New Roman" w:cs="Times New Roman"/>
        </w:rPr>
        <w:t>Ulasan yang digunakan</w:t>
      </w:r>
      <w:r>
        <w:rPr>
          <w:rFonts w:ascii="Times New Roman" w:eastAsia="Times New Roman" w:hAnsi="Times New Roman" w:cs="Times New Roman"/>
        </w:rPr>
        <w:t xml:space="preserve"> </w:t>
      </w:r>
      <w:r w:rsidR="0054791B">
        <w:rPr>
          <w:rFonts w:ascii="Times New Roman" w:eastAsia="Times New Roman" w:hAnsi="Times New Roman" w:cs="Times New Roman"/>
        </w:rPr>
        <w:t xml:space="preserve">sebagai masukkan </w:t>
      </w:r>
      <w:r>
        <w:rPr>
          <w:rFonts w:ascii="Times New Roman" w:eastAsia="Times New Roman" w:hAnsi="Times New Roman" w:cs="Times New Roman"/>
        </w:rPr>
        <w:t xml:space="preserve">hanya data ulasan </w:t>
      </w:r>
      <w:r w:rsidR="0054791B">
        <w:rPr>
          <w:rFonts w:ascii="Times New Roman" w:eastAsia="Times New Roman" w:hAnsi="Times New Roman" w:cs="Times New Roman"/>
        </w:rPr>
        <w:t xml:space="preserve">yang </w:t>
      </w:r>
      <w:r>
        <w:rPr>
          <w:rFonts w:ascii="Times New Roman" w:eastAsia="Times New Roman" w:hAnsi="Times New Roman" w:cs="Times New Roman"/>
        </w:rPr>
        <w:t>bahasa inggris, sehingga ulasan yang tidak berbahasa inggris juga akan dihapuskan. Set data yang dimiliki juga perlu diformat, langkah ini dilakukan dengan penghapusan kolom-kolom yang tidak relevan dalam proses penelitian.</w:t>
      </w:r>
    </w:p>
    <w:p w14:paraId="2CF0D92D" w14:textId="77777777" w:rsidR="00070025" w:rsidRDefault="00070025">
      <w:pPr>
        <w:spacing w:after="0" w:line="360" w:lineRule="auto"/>
        <w:jc w:val="both"/>
        <w:rPr>
          <w:rFonts w:ascii="Times New Roman" w:eastAsia="Times New Roman" w:hAnsi="Times New Roman" w:cs="Times New Roman"/>
        </w:rPr>
      </w:pPr>
    </w:p>
    <w:p w14:paraId="2EC8707C" w14:textId="77777777" w:rsidR="00070025" w:rsidRDefault="008B7CCE">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3.2.3 Pelabelan Data</w:t>
      </w:r>
    </w:p>
    <w:p w14:paraId="5A90166B" w14:textId="2514DE7C"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Klasifikasi sentimen dilakukan menggunakan algoritma tipe </w:t>
      </w:r>
      <w:r>
        <w:rPr>
          <w:rFonts w:ascii="Times New Roman" w:eastAsia="Times New Roman" w:hAnsi="Times New Roman" w:cs="Times New Roman"/>
          <w:i/>
        </w:rPr>
        <w:t>supervised machine learning,</w:t>
      </w:r>
      <w:r>
        <w:rPr>
          <w:rFonts w:ascii="Times New Roman" w:eastAsia="Times New Roman" w:hAnsi="Times New Roman" w:cs="Times New Roman"/>
        </w:rPr>
        <w:t xml:space="preserve"> dimana dibutuhkan data berlabel untuk melatih algoritma agar menghasilkan prediksi secara akurat. Proses pelabelan data dilakukan secara manual terhadap semua ulasan yang diambil. Label sentimen yang diberikan adalah negatif (-1) atau positif (1), label ini membentuk representasi dari kelas objek apa yang dimiliki ulasan dan membantu model </w:t>
      </w:r>
      <w:r>
        <w:rPr>
          <w:rFonts w:ascii="Times New Roman" w:eastAsia="Times New Roman" w:hAnsi="Times New Roman" w:cs="Times New Roman"/>
          <w:i/>
        </w:rPr>
        <w:t>machine learning</w:t>
      </w:r>
      <w:r>
        <w:rPr>
          <w:rFonts w:ascii="Times New Roman" w:eastAsia="Times New Roman" w:hAnsi="Times New Roman" w:cs="Times New Roman"/>
        </w:rPr>
        <w:t xml:space="preserve"> untuk belajar mengidentifikasi sentimen pada data tanpa label. </w:t>
      </w:r>
      <w:r w:rsidR="00FF41F9">
        <w:rPr>
          <w:rFonts w:ascii="Times New Roman" w:eastAsia="Times New Roman" w:hAnsi="Times New Roman" w:cs="Times New Roman"/>
        </w:rPr>
        <w:t xml:space="preserve">Sekumpulan </w:t>
      </w:r>
      <w:r>
        <w:rPr>
          <w:rFonts w:ascii="Times New Roman" w:eastAsia="Times New Roman" w:hAnsi="Times New Roman" w:cs="Times New Roman"/>
        </w:rPr>
        <w:t xml:space="preserve">aturan </w:t>
      </w:r>
      <w:r w:rsidR="00FF41F9">
        <w:rPr>
          <w:rFonts w:ascii="Times New Roman" w:eastAsia="Times New Roman" w:hAnsi="Times New Roman" w:cs="Times New Roman"/>
        </w:rPr>
        <w:t xml:space="preserve">berikut digunakan </w:t>
      </w:r>
      <w:r>
        <w:rPr>
          <w:rFonts w:ascii="Times New Roman" w:eastAsia="Times New Roman" w:hAnsi="Times New Roman" w:cs="Times New Roman"/>
        </w:rPr>
        <w:t>untuk menentukan label sentimen:</w:t>
      </w:r>
    </w:p>
    <w:p w14:paraId="64B8EAC0" w14:textId="77777777" w:rsidR="00070025" w:rsidRDefault="008B7CCE">
      <w:pPr>
        <w:numPr>
          <w:ilvl w:val="0"/>
          <w:numId w:val="1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Jika ulasan cenderung negatif, label yang diberikan adalah negatif.</w:t>
      </w:r>
    </w:p>
    <w:p w14:paraId="2512A676" w14:textId="77777777" w:rsidR="00070025" w:rsidRDefault="008B7CCE">
      <w:pPr>
        <w:numPr>
          <w:ilvl w:val="0"/>
          <w:numId w:val="1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Jika ulasan cenderung positif, label yang diberikan adalah positif.</w:t>
      </w:r>
    </w:p>
    <w:p w14:paraId="5788C71F" w14:textId="77777777" w:rsidR="00070025" w:rsidRDefault="008B7CCE">
      <w:pPr>
        <w:numPr>
          <w:ilvl w:val="0"/>
          <w:numId w:val="1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Jika ulasan cenderung netral, jumlah kata positif atau negatif terbanyak menentukan label sentimennya.</w:t>
      </w:r>
    </w:p>
    <w:p w14:paraId="354BCA54" w14:textId="77777777" w:rsidR="00070025" w:rsidRDefault="008B7CCE">
      <w:pPr>
        <w:numPr>
          <w:ilvl w:val="0"/>
          <w:numId w:val="1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Rating yang diberikan pengulas digunakan sebagai pertimbangan.</w:t>
      </w:r>
    </w:p>
    <w:p w14:paraId="379DB8BB" w14:textId="77777777" w:rsidR="00070025" w:rsidRDefault="00070025">
      <w:pPr>
        <w:spacing w:after="0" w:line="360" w:lineRule="auto"/>
        <w:jc w:val="both"/>
        <w:rPr>
          <w:rFonts w:ascii="Times New Roman" w:eastAsia="Times New Roman" w:hAnsi="Times New Roman" w:cs="Times New Roman"/>
        </w:rPr>
      </w:pPr>
    </w:p>
    <w:p w14:paraId="38C4AAF6"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Data ulasan yang telah diberikan label sentimen kemudian akan disimpan dalam file csv baru bernama “reviews_labelled.csv”. Adapun contoh daftar ulasan beserta label sentimen yang diberikan dapat dilihat pada Tabel </w:t>
      </w:r>
      <w:r w:rsidR="00FE7E01">
        <w:rPr>
          <w:rFonts w:ascii="Times New Roman" w:eastAsia="Times New Roman" w:hAnsi="Times New Roman" w:cs="Times New Roman"/>
        </w:rPr>
        <w:t>3</w:t>
      </w:r>
      <w:r>
        <w:rPr>
          <w:rFonts w:ascii="Times New Roman" w:eastAsia="Times New Roman" w:hAnsi="Times New Roman" w:cs="Times New Roman"/>
        </w:rPr>
        <w:t>.</w:t>
      </w:r>
      <w:r w:rsidR="00FE7E01">
        <w:rPr>
          <w:rFonts w:ascii="Times New Roman" w:eastAsia="Times New Roman" w:hAnsi="Times New Roman" w:cs="Times New Roman"/>
        </w:rPr>
        <w:t>1.</w:t>
      </w:r>
    </w:p>
    <w:p w14:paraId="6BDF6EB7" w14:textId="77777777" w:rsidR="00070025" w:rsidRDefault="00070025">
      <w:pPr>
        <w:spacing w:after="0" w:line="360" w:lineRule="auto"/>
        <w:ind w:firstLine="720"/>
        <w:jc w:val="both"/>
        <w:rPr>
          <w:rFonts w:ascii="Times New Roman" w:eastAsia="Times New Roman" w:hAnsi="Times New Roman" w:cs="Times New Roman"/>
        </w:rPr>
      </w:pPr>
    </w:p>
    <w:tbl>
      <w:tblPr>
        <w:tblStyle w:val="a2"/>
        <w:tblW w:w="6229" w:type="dxa"/>
        <w:jc w:val="center"/>
        <w:tblBorders>
          <w:top w:val="nil"/>
          <w:left w:val="nil"/>
          <w:bottom w:val="nil"/>
          <w:right w:val="nil"/>
          <w:insideH w:val="nil"/>
          <w:insideV w:val="nil"/>
        </w:tblBorders>
        <w:tblLayout w:type="fixed"/>
        <w:tblLook w:val="0600" w:firstRow="0" w:lastRow="0" w:firstColumn="0" w:lastColumn="0" w:noHBand="1" w:noVBand="1"/>
      </w:tblPr>
      <w:tblGrid>
        <w:gridCol w:w="4920"/>
        <w:gridCol w:w="1309"/>
      </w:tblGrid>
      <w:tr w:rsidR="00070025" w14:paraId="1D34E511" w14:textId="77777777" w:rsidTr="00FE7E01">
        <w:trPr>
          <w:trHeight w:val="315"/>
          <w:jc w:val="center"/>
        </w:trPr>
        <w:tc>
          <w:tcPr>
            <w:tcW w:w="49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5A74A07" w14:textId="77777777" w:rsidR="00070025" w:rsidRDefault="008B7CCE">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rPr>
              <w:t>content</w:t>
            </w:r>
          </w:p>
        </w:tc>
        <w:tc>
          <w:tcPr>
            <w:tcW w:w="1309"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2DCFEFF2" w14:textId="77777777" w:rsidR="00070025" w:rsidRDefault="008B7CCE">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rPr>
              <w:t>sentiment</w:t>
            </w:r>
          </w:p>
        </w:tc>
      </w:tr>
      <w:tr w:rsidR="00070025" w14:paraId="3CDED7BD" w14:textId="77777777" w:rsidTr="00FE7E01">
        <w:trPr>
          <w:trHeight w:val="525"/>
          <w:jc w:val="center"/>
        </w:trPr>
        <w:tc>
          <w:tcPr>
            <w:tcW w:w="492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114481F7" w14:textId="77777777" w:rsidR="00070025" w:rsidRDefault="008B7CCE">
            <w:pPr>
              <w:widowControl w:val="0"/>
              <w:spacing w:after="0" w:line="360" w:lineRule="auto"/>
              <w:ind w:left="90" w:right="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You can find almost anything with this app. Very easy to navigate. Good response to search criteria.</w:t>
            </w:r>
          </w:p>
        </w:tc>
        <w:tc>
          <w:tcPr>
            <w:tcW w:w="1309"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0C3A8A78" w14:textId="77777777" w:rsidR="00070025" w:rsidRDefault="008B7CCE">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18"/>
                <w:szCs w:val="18"/>
              </w:rPr>
              <w:t>1</w:t>
            </w:r>
          </w:p>
        </w:tc>
      </w:tr>
      <w:tr w:rsidR="00070025" w14:paraId="693B42FF" w14:textId="77777777" w:rsidTr="00FE7E01">
        <w:trPr>
          <w:trHeight w:val="525"/>
          <w:jc w:val="center"/>
        </w:trPr>
        <w:tc>
          <w:tcPr>
            <w:tcW w:w="492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4C0745B3" w14:textId="77777777" w:rsidR="00070025" w:rsidRDefault="008B7CCE">
            <w:pPr>
              <w:widowControl w:val="0"/>
              <w:spacing w:after="0" w:line="360" w:lineRule="auto"/>
              <w:ind w:left="90" w:right="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 mean it has good quality stuff but it says free delivery but then you have to pay delivery and i think </w:t>
            </w:r>
            <w:proofErr w:type="gramStart"/>
            <w:r>
              <w:rPr>
                <w:rFonts w:ascii="Times New Roman" w:eastAsia="Times New Roman" w:hAnsi="Times New Roman" w:cs="Times New Roman"/>
                <w:sz w:val="20"/>
                <w:szCs w:val="20"/>
              </w:rPr>
              <w:t>their</w:t>
            </w:r>
            <w:proofErr w:type="gramEnd"/>
            <w:r>
              <w:rPr>
                <w:rFonts w:ascii="Times New Roman" w:eastAsia="Times New Roman" w:hAnsi="Times New Roman" w:cs="Times New Roman"/>
                <w:sz w:val="20"/>
                <w:szCs w:val="20"/>
              </w:rPr>
              <w:t xml:space="preserve"> should be more things that has free delivery but over all its a good app</w:t>
            </w:r>
          </w:p>
        </w:tc>
        <w:tc>
          <w:tcPr>
            <w:tcW w:w="1309"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4E09CE46"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r>
      <w:tr w:rsidR="00070025" w14:paraId="6804E0BF" w14:textId="77777777" w:rsidTr="00FE7E01">
        <w:trPr>
          <w:trHeight w:val="750"/>
          <w:jc w:val="center"/>
        </w:trPr>
        <w:tc>
          <w:tcPr>
            <w:tcW w:w="492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21861C3C" w14:textId="77777777" w:rsidR="00070025" w:rsidRDefault="008B7CCE">
            <w:pPr>
              <w:widowControl w:val="0"/>
              <w:spacing w:after="0" w:line="360" w:lineRule="auto"/>
              <w:ind w:left="90" w:right="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App is useless. Half the time it doesn't start. Takes multiple attempts to open. App is up to date, cleared data and cache. I've even recently bought a new phone and the problem persists.</w:t>
            </w:r>
          </w:p>
        </w:tc>
        <w:tc>
          <w:tcPr>
            <w:tcW w:w="1309"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30F5FD58" w14:textId="77777777" w:rsidR="00070025" w:rsidRDefault="008B7CCE">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18"/>
                <w:szCs w:val="18"/>
              </w:rPr>
              <w:t>-1</w:t>
            </w:r>
          </w:p>
        </w:tc>
      </w:tr>
      <w:tr w:rsidR="00070025" w14:paraId="75BD30C6" w14:textId="77777777" w:rsidTr="00FE7E01">
        <w:trPr>
          <w:trHeight w:val="750"/>
          <w:jc w:val="center"/>
        </w:trPr>
        <w:tc>
          <w:tcPr>
            <w:tcW w:w="492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1E2F000A" w14:textId="77777777" w:rsidR="00070025" w:rsidRDefault="008B7CCE">
            <w:pPr>
              <w:widowControl w:val="0"/>
              <w:spacing w:after="0" w:line="360" w:lineRule="auto"/>
              <w:ind w:left="90" w:right="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Can't cancel email notifications from this app. I get push notifications and emails too. So annoying.</w:t>
            </w:r>
          </w:p>
        </w:tc>
        <w:tc>
          <w:tcPr>
            <w:tcW w:w="1309"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0C2154C1"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r>
    </w:tbl>
    <w:p w14:paraId="760512C3" w14:textId="77777777" w:rsidR="00070025" w:rsidRDefault="008B7CCE">
      <w:pPr>
        <w:spacing w:before="200" w:after="0" w:line="360" w:lineRule="auto"/>
        <w:jc w:val="center"/>
        <w:rPr>
          <w:rFonts w:ascii="Times New Roman" w:eastAsia="Times New Roman" w:hAnsi="Times New Roman" w:cs="Times New Roman"/>
        </w:rPr>
      </w:pPr>
      <w:r>
        <w:rPr>
          <w:rFonts w:ascii="Times New Roman" w:eastAsia="Times New Roman" w:hAnsi="Times New Roman" w:cs="Times New Roman"/>
        </w:rPr>
        <w:t>Tabel 3.1 Contoh teks ulasan dan label sentimen yang diberikan.</w:t>
      </w:r>
    </w:p>
    <w:p w14:paraId="3BADC657" w14:textId="77777777" w:rsidR="00070025" w:rsidRDefault="00070025">
      <w:pPr>
        <w:spacing w:after="0" w:line="360" w:lineRule="auto"/>
        <w:jc w:val="both"/>
        <w:rPr>
          <w:rFonts w:ascii="Times New Roman" w:eastAsia="Times New Roman" w:hAnsi="Times New Roman" w:cs="Times New Roman"/>
        </w:rPr>
      </w:pPr>
    </w:p>
    <w:p w14:paraId="149EC90E" w14:textId="77777777" w:rsidR="00070025" w:rsidRDefault="008B7CCE">
      <w:p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t xml:space="preserve">3.3 </w:t>
      </w:r>
      <w:r w:rsidRPr="00FE7E01">
        <w:rPr>
          <w:rFonts w:ascii="Times New Roman" w:eastAsia="Times New Roman" w:hAnsi="Times New Roman" w:cs="Times New Roman"/>
          <w:b/>
          <w:i/>
        </w:rPr>
        <w:t>Text Preprocessing</w:t>
      </w:r>
    </w:p>
    <w:p w14:paraId="2A93E292" w14:textId="26DFBDB3"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Data teks ulasan perlu dibersihkan kembali agar siap dimasukkan ke dalam model untuk melakukan klasifikasi. Hasil preprocessing juga akan direpresentasikan dalam bentuk </w:t>
      </w:r>
      <w:r w:rsidRPr="00DF48D5">
        <w:rPr>
          <w:rFonts w:ascii="Times New Roman" w:eastAsia="Times New Roman" w:hAnsi="Times New Roman" w:cs="Times New Roman"/>
          <w:i/>
        </w:rPr>
        <w:t>word cloud</w:t>
      </w:r>
      <w:r w:rsidR="00DF48D5">
        <w:rPr>
          <w:rFonts w:ascii="Times New Roman" w:eastAsia="Times New Roman" w:hAnsi="Times New Roman" w:cs="Times New Roman"/>
          <w:i/>
        </w:rPr>
        <w:t>s</w:t>
      </w:r>
      <w:r>
        <w:rPr>
          <w:rFonts w:ascii="Times New Roman" w:eastAsia="Times New Roman" w:hAnsi="Times New Roman" w:cs="Times New Roman"/>
        </w:rPr>
        <w:t xml:space="preserve"> untuk mendapatkan gambaran tentang distribusi kelas secara keseluruhan berdasarkan kata-kata yang paling sering muncul.</w:t>
      </w:r>
      <w:r w:rsidR="00DF48D5">
        <w:rPr>
          <w:rFonts w:ascii="Times New Roman" w:eastAsia="Times New Roman" w:hAnsi="Times New Roman" w:cs="Times New Roman"/>
        </w:rPr>
        <w:t xml:space="preserve"> Proses </w:t>
      </w:r>
      <w:r w:rsidR="00DF48D5">
        <w:rPr>
          <w:rFonts w:ascii="Times New Roman" w:eastAsia="Times New Roman" w:hAnsi="Times New Roman" w:cs="Times New Roman"/>
          <w:i/>
        </w:rPr>
        <w:t>text preprocessing</w:t>
      </w:r>
      <w:r w:rsidR="00DF48D5">
        <w:rPr>
          <w:rFonts w:ascii="Times New Roman" w:eastAsia="Times New Roman" w:hAnsi="Times New Roman" w:cs="Times New Roman"/>
        </w:rPr>
        <w:t xml:space="preserve"> terdiri dari lima tahapan yang akan dilakukan secara urut, yaitu:</w:t>
      </w:r>
    </w:p>
    <w:p w14:paraId="0667D5A2" w14:textId="77777777" w:rsidR="00070025" w:rsidRDefault="00070025">
      <w:pPr>
        <w:spacing w:after="0" w:line="360" w:lineRule="auto"/>
        <w:ind w:firstLine="720"/>
        <w:jc w:val="both"/>
        <w:rPr>
          <w:rFonts w:ascii="Times New Roman" w:eastAsia="Times New Roman" w:hAnsi="Times New Roman" w:cs="Times New Roman"/>
        </w:rPr>
      </w:pPr>
    </w:p>
    <w:p w14:paraId="122624E7" w14:textId="77777777" w:rsidR="00DF48D5" w:rsidRDefault="00DF48D5">
      <w:pPr>
        <w:rPr>
          <w:rFonts w:ascii="Times New Roman" w:eastAsia="Times New Roman" w:hAnsi="Times New Roman" w:cs="Times New Roman"/>
          <w:b/>
        </w:rPr>
      </w:pPr>
      <w:r>
        <w:rPr>
          <w:rFonts w:ascii="Times New Roman" w:eastAsia="Times New Roman" w:hAnsi="Times New Roman" w:cs="Times New Roman"/>
          <w:b/>
        </w:rPr>
        <w:br w:type="page"/>
      </w:r>
    </w:p>
    <w:p w14:paraId="587B4C1E" w14:textId="707D4DFF" w:rsidR="00070025" w:rsidRDefault="008B7CCE">
      <w:pPr>
        <w:spacing w:after="0" w:line="360" w:lineRule="auto"/>
        <w:jc w:val="both"/>
        <w:rPr>
          <w:rFonts w:ascii="Times New Roman" w:eastAsia="Times New Roman" w:hAnsi="Times New Roman" w:cs="Times New Roman"/>
          <w:i/>
        </w:rPr>
      </w:pPr>
      <w:r>
        <w:rPr>
          <w:rFonts w:ascii="Times New Roman" w:eastAsia="Times New Roman" w:hAnsi="Times New Roman" w:cs="Times New Roman"/>
          <w:b/>
        </w:rPr>
        <w:lastRenderedPageBreak/>
        <w:t xml:space="preserve">3.3.1 </w:t>
      </w:r>
      <w:r>
        <w:rPr>
          <w:rFonts w:ascii="Times New Roman" w:eastAsia="Times New Roman" w:hAnsi="Times New Roman" w:cs="Times New Roman"/>
          <w:b/>
          <w:i/>
        </w:rPr>
        <w:t>Tokenization</w:t>
      </w:r>
    </w:p>
    <w:p w14:paraId="0D23F172"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Sebelum teks review diproses lebih lanjut, teks perlu disegmentasi ke dalam unit linguistik seperti kata, tanda baca, angka, alfanumerik, dll. Hal ini penting agar makna teks dapat dengan mudah ditafsirkan dengan menganalisis kata-kata yang ada dalam teks. Tokenisasi memecahkan teks menjadi unit yang lebih kecil yang disebut </w:t>
      </w:r>
      <w:r>
        <w:rPr>
          <w:rFonts w:ascii="Times New Roman" w:eastAsia="Times New Roman" w:hAnsi="Times New Roman" w:cs="Times New Roman"/>
          <w:i/>
        </w:rPr>
        <w:t>token</w:t>
      </w:r>
      <w:r>
        <w:rPr>
          <w:rFonts w:ascii="Times New Roman" w:eastAsia="Times New Roman" w:hAnsi="Times New Roman" w:cs="Times New Roman"/>
        </w:rPr>
        <w:t xml:space="preserve"> yang dapat berupa kata, karakter, atau subkata. Tahapan </w:t>
      </w:r>
      <w:r>
        <w:rPr>
          <w:rFonts w:ascii="Times New Roman" w:eastAsia="Times New Roman" w:hAnsi="Times New Roman" w:cs="Times New Roman"/>
          <w:i/>
        </w:rPr>
        <w:t xml:space="preserve">tokenization </w:t>
      </w:r>
      <w:r>
        <w:rPr>
          <w:rFonts w:ascii="Times New Roman" w:eastAsia="Times New Roman" w:hAnsi="Times New Roman" w:cs="Times New Roman"/>
        </w:rPr>
        <w:t>dilakukan menggunakan metode word_</w:t>
      </w:r>
      <w:proofErr w:type="gramStart"/>
      <w:r>
        <w:rPr>
          <w:rFonts w:ascii="Times New Roman" w:eastAsia="Times New Roman" w:hAnsi="Times New Roman" w:cs="Times New Roman"/>
        </w:rPr>
        <w:t>tokenize(</w:t>
      </w:r>
      <w:proofErr w:type="gramEnd"/>
      <w:r>
        <w:rPr>
          <w:rFonts w:ascii="Times New Roman" w:eastAsia="Times New Roman" w:hAnsi="Times New Roman" w:cs="Times New Roman"/>
        </w:rPr>
        <w:t xml:space="preserve">) dari NLTK yang merupakan fungsi pembungkus untuk memanggil fungsi tokenize() pada </w:t>
      </w:r>
      <w:r>
        <w:rPr>
          <w:rFonts w:ascii="Times New Roman" w:eastAsia="Times New Roman" w:hAnsi="Times New Roman" w:cs="Times New Roman"/>
          <w:i/>
        </w:rPr>
        <w:t xml:space="preserve">instance </w:t>
      </w:r>
      <w:r>
        <w:rPr>
          <w:rFonts w:ascii="Times New Roman" w:eastAsia="Times New Roman" w:hAnsi="Times New Roman" w:cs="Times New Roman"/>
        </w:rPr>
        <w:t xml:space="preserve">kelas TreebankWordTokenizer. </w:t>
      </w:r>
    </w:p>
    <w:p w14:paraId="36F24E06"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Langkah-langkah dalam melakukan </w:t>
      </w:r>
      <w:r>
        <w:rPr>
          <w:rFonts w:ascii="Times New Roman" w:eastAsia="Times New Roman" w:hAnsi="Times New Roman" w:cs="Times New Roman"/>
          <w:i/>
        </w:rPr>
        <w:t>tokenization</w:t>
      </w:r>
      <w:r>
        <w:rPr>
          <w:rFonts w:ascii="Times New Roman" w:eastAsia="Times New Roman" w:hAnsi="Times New Roman" w:cs="Times New Roman"/>
        </w:rPr>
        <w:t xml:space="preserve"> menggunakan NLTK adalah:</w:t>
      </w:r>
    </w:p>
    <w:p w14:paraId="08A80B15" w14:textId="77777777" w:rsidR="00070025" w:rsidRDefault="008B7CCE">
      <w:pPr>
        <w:numPr>
          <w:ilvl w:val="0"/>
          <w:numId w:val="19"/>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Lakukan installasi </w:t>
      </w:r>
      <w:r>
        <w:rPr>
          <w:rFonts w:ascii="Times New Roman" w:eastAsia="Times New Roman" w:hAnsi="Times New Roman" w:cs="Times New Roman"/>
          <w:i/>
        </w:rPr>
        <w:t>library</w:t>
      </w:r>
      <w:r>
        <w:rPr>
          <w:rFonts w:ascii="Times New Roman" w:eastAsia="Times New Roman" w:hAnsi="Times New Roman" w:cs="Times New Roman"/>
        </w:rPr>
        <w:t xml:space="preserve"> NLTK menggunakan pip3.</w:t>
      </w:r>
    </w:p>
    <w:p w14:paraId="31BDE25F" w14:textId="77777777" w:rsidR="00070025" w:rsidRDefault="008B7CCE">
      <w:pPr>
        <w:numPr>
          <w:ilvl w:val="0"/>
          <w:numId w:val="19"/>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Lakukan instalasi model Punkt Tokenizer menggunakan NLTK,</w:t>
      </w:r>
    </w:p>
    <w:p w14:paraId="5CA223C3" w14:textId="77777777" w:rsidR="00070025" w:rsidRDefault="008B7CCE">
      <w:pPr>
        <w:numPr>
          <w:ilvl w:val="0"/>
          <w:numId w:val="19"/>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Impor modul </w:t>
      </w:r>
      <w:proofErr w:type="gramStart"/>
      <w:r>
        <w:rPr>
          <w:rFonts w:ascii="Times New Roman" w:eastAsia="Times New Roman" w:hAnsi="Times New Roman" w:cs="Times New Roman"/>
        </w:rPr>
        <w:t>nltk.word</w:t>
      </w:r>
      <w:proofErr w:type="gramEnd"/>
      <w:r>
        <w:rPr>
          <w:rFonts w:ascii="Times New Roman" w:eastAsia="Times New Roman" w:hAnsi="Times New Roman" w:cs="Times New Roman"/>
        </w:rPr>
        <w:t>_tokenize untuk melakukan tokenisasi,</w:t>
      </w:r>
    </w:p>
    <w:p w14:paraId="5342D418" w14:textId="77777777" w:rsidR="00070025" w:rsidRDefault="008B7CCE">
      <w:pPr>
        <w:numPr>
          <w:ilvl w:val="0"/>
          <w:numId w:val="19"/>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Terapkan metode word_</w:t>
      </w:r>
      <w:proofErr w:type="gramStart"/>
      <w:r>
        <w:rPr>
          <w:rFonts w:ascii="Times New Roman" w:eastAsia="Times New Roman" w:hAnsi="Times New Roman" w:cs="Times New Roman"/>
        </w:rPr>
        <w:t>tokenize(</w:t>
      </w:r>
      <w:proofErr w:type="gramEnd"/>
      <w:r>
        <w:rPr>
          <w:rFonts w:ascii="Times New Roman" w:eastAsia="Times New Roman" w:hAnsi="Times New Roman" w:cs="Times New Roman"/>
        </w:rPr>
        <w:t>) pada setiap teks ulasan.</w:t>
      </w:r>
    </w:p>
    <w:p w14:paraId="45CF77E8" w14:textId="77777777" w:rsidR="00070025" w:rsidRDefault="00070025">
      <w:pPr>
        <w:spacing w:after="0" w:line="360" w:lineRule="auto"/>
        <w:jc w:val="both"/>
        <w:rPr>
          <w:rFonts w:ascii="Times New Roman" w:eastAsia="Times New Roman" w:hAnsi="Times New Roman" w:cs="Times New Roman"/>
          <w:b/>
        </w:rPr>
      </w:pPr>
    </w:p>
    <w:p w14:paraId="4337DB4B" w14:textId="77777777" w:rsidR="00070025" w:rsidRDefault="008B7CCE">
      <w:p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t>3.3.2 Case Folding</w:t>
      </w:r>
    </w:p>
    <w:p w14:paraId="50E4A82F"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Tahapan </w:t>
      </w:r>
      <w:r>
        <w:rPr>
          <w:rFonts w:ascii="Times New Roman" w:eastAsia="Times New Roman" w:hAnsi="Times New Roman" w:cs="Times New Roman"/>
          <w:i/>
        </w:rPr>
        <w:t xml:space="preserve">preprocessing </w:t>
      </w:r>
      <w:r>
        <w:rPr>
          <w:rFonts w:ascii="Times New Roman" w:eastAsia="Times New Roman" w:hAnsi="Times New Roman" w:cs="Times New Roman"/>
        </w:rPr>
        <w:t xml:space="preserve">kedua yang dilakukan adalah </w:t>
      </w:r>
      <w:r>
        <w:rPr>
          <w:rFonts w:ascii="Times New Roman" w:eastAsia="Times New Roman" w:hAnsi="Times New Roman" w:cs="Times New Roman"/>
          <w:i/>
        </w:rPr>
        <w:t>case folding</w:t>
      </w:r>
      <w:r>
        <w:rPr>
          <w:rFonts w:ascii="Times New Roman" w:eastAsia="Times New Roman" w:hAnsi="Times New Roman" w:cs="Times New Roman"/>
        </w:rPr>
        <w:t xml:space="preserve">. </w:t>
      </w:r>
      <w:r>
        <w:rPr>
          <w:rFonts w:ascii="Times New Roman" w:eastAsia="Times New Roman" w:hAnsi="Times New Roman" w:cs="Times New Roman"/>
          <w:i/>
        </w:rPr>
        <w:t xml:space="preserve">Case folding </w:t>
      </w:r>
      <w:r>
        <w:rPr>
          <w:rFonts w:ascii="Times New Roman" w:eastAsia="Times New Roman" w:hAnsi="Times New Roman" w:cs="Times New Roman"/>
        </w:rPr>
        <w:t>dilakukan dengan mengubah semua karakter dalam dokumen menjadi huruf yang sama, baik huruf besar semua atau huruf kecil semua. Teks pada data ulasan yang digunakan tidak selalu konsisten dalam penggunaan huruf kapital, oleh karena itu akan dilakukan perubahan semua huruf besar (</w:t>
      </w:r>
      <w:r>
        <w:rPr>
          <w:rFonts w:ascii="Times New Roman" w:eastAsia="Times New Roman" w:hAnsi="Times New Roman" w:cs="Times New Roman"/>
          <w:i/>
        </w:rPr>
        <w:t>uppercase</w:t>
      </w:r>
      <w:r>
        <w:rPr>
          <w:rFonts w:ascii="Times New Roman" w:eastAsia="Times New Roman" w:hAnsi="Times New Roman" w:cs="Times New Roman"/>
        </w:rPr>
        <w:t>) menjadi huruf kecil (</w:t>
      </w:r>
      <w:r>
        <w:rPr>
          <w:rFonts w:ascii="Times New Roman" w:eastAsia="Times New Roman" w:hAnsi="Times New Roman" w:cs="Times New Roman"/>
          <w:i/>
        </w:rPr>
        <w:t>lowercase</w:t>
      </w:r>
      <w:r>
        <w:rPr>
          <w:rFonts w:ascii="Times New Roman" w:eastAsia="Times New Roman" w:hAnsi="Times New Roman" w:cs="Times New Roman"/>
        </w:rPr>
        <w:t>).</w:t>
      </w:r>
    </w:p>
    <w:p w14:paraId="6F14E80A"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Langkah-langkah dalam melakukan </w:t>
      </w:r>
      <w:r>
        <w:rPr>
          <w:rFonts w:ascii="Times New Roman" w:eastAsia="Times New Roman" w:hAnsi="Times New Roman" w:cs="Times New Roman"/>
          <w:i/>
        </w:rPr>
        <w:t>case folding</w:t>
      </w:r>
      <w:r>
        <w:rPr>
          <w:rFonts w:ascii="Times New Roman" w:eastAsia="Times New Roman" w:hAnsi="Times New Roman" w:cs="Times New Roman"/>
        </w:rPr>
        <w:t xml:space="preserve"> untuk konversi semua huruf menjadi huruf kecil adalah sebagai berikut:</w:t>
      </w:r>
    </w:p>
    <w:p w14:paraId="1016C717" w14:textId="77777777" w:rsidR="00070025" w:rsidRDefault="008B7CCE">
      <w:pPr>
        <w:numPr>
          <w:ilvl w:val="0"/>
          <w:numId w:val="24"/>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Baca teks ulasan yang telah melalui proses tokenisasi.</w:t>
      </w:r>
    </w:p>
    <w:p w14:paraId="54E06FC8" w14:textId="77777777" w:rsidR="00070025" w:rsidRDefault="008B7CCE">
      <w:pPr>
        <w:numPr>
          <w:ilvl w:val="0"/>
          <w:numId w:val="24"/>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Terapkan metode </w:t>
      </w:r>
      <w:proofErr w:type="gramStart"/>
      <w:r>
        <w:rPr>
          <w:rFonts w:ascii="Times New Roman" w:eastAsia="Times New Roman" w:hAnsi="Times New Roman" w:cs="Times New Roman"/>
        </w:rPr>
        <w:t>casefold(</w:t>
      </w:r>
      <w:proofErr w:type="gramEnd"/>
      <w:r>
        <w:rPr>
          <w:rFonts w:ascii="Times New Roman" w:eastAsia="Times New Roman" w:hAnsi="Times New Roman" w:cs="Times New Roman"/>
        </w:rPr>
        <w:t>) pada setiap teks ulasan.</w:t>
      </w:r>
    </w:p>
    <w:p w14:paraId="412D2EDD" w14:textId="77777777" w:rsidR="00070025" w:rsidRDefault="00070025">
      <w:pPr>
        <w:spacing w:after="0" w:line="360" w:lineRule="auto"/>
        <w:jc w:val="both"/>
        <w:rPr>
          <w:rFonts w:ascii="Times New Roman" w:eastAsia="Times New Roman" w:hAnsi="Times New Roman" w:cs="Times New Roman"/>
        </w:rPr>
      </w:pPr>
    </w:p>
    <w:p w14:paraId="7D6B9AA4" w14:textId="77777777" w:rsidR="00070025" w:rsidRDefault="008B7CCE">
      <w:pPr>
        <w:spacing w:after="0" w:line="360" w:lineRule="auto"/>
        <w:jc w:val="both"/>
        <w:rPr>
          <w:rFonts w:ascii="Times New Roman" w:eastAsia="Times New Roman" w:hAnsi="Times New Roman" w:cs="Times New Roman"/>
          <w:b/>
          <w:i/>
        </w:rPr>
      </w:pPr>
      <w:r>
        <w:rPr>
          <w:rFonts w:ascii="Times New Roman" w:eastAsia="Times New Roman" w:hAnsi="Times New Roman" w:cs="Times New Roman"/>
          <w:b/>
        </w:rPr>
        <w:t xml:space="preserve">3.3.3 </w:t>
      </w:r>
      <w:r>
        <w:rPr>
          <w:rFonts w:ascii="Times New Roman" w:eastAsia="Times New Roman" w:hAnsi="Times New Roman" w:cs="Times New Roman"/>
          <w:b/>
          <w:i/>
        </w:rPr>
        <w:t>Punctuations Removal</w:t>
      </w:r>
    </w:p>
    <w:p w14:paraId="241874EC"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Daftar </w:t>
      </w:r>
      <w:r>
        <w:rPr>
          <w:rFonts w:ascii="Times New Roman" w:eastAsia="Times New Roman" w:hAnsi="Times New Roman" w:cs="Times New Roman"/>
          <w:i/>
        </w:rPr>
        <w:t xml:space="preserve">punctuation </w:t>
      </w:r>
      <w:r>
        <w:rPr>
          <w:rFonts w:ascii="Times New Roman" w:eastAsia="Times New Roman" w:hAnsi="Times New Roman" w:cs="Times New Roman"/>
        </w:rPr>
        <w:t xml:space="preserve">didapat dari modul </w:t>
      </w:r>
      <w:proofErr w:type="gramStart"/>
      <w:r>
        <w:rPr>
          <w:rFonts w:ascii="Times New Roman" w:eastAsia="Times New Roman" w:hAnsi="Times New Roman" w:cs="Times New Roman"/>
        </w:rPr>
        <w:t>string.punctuation</w:t>
      </w:r>
      <w:proofErr w:type="gramEnd"/>
      <w:r>
        <w:rPr>
          <w:rFonts w:ascii="Times New Roman" w:eastAsia="Times New Roman" w:hAnsi="Times New Roman" w:cs="Times New Roman"/>
        </w:rPr>
        <w:t xml:space="preserve"> yang berisi semua set karakter </w:t>
      </w:r>
      <w:r>
        <w:rPr>
          <w:rFonts w:ascii="Times New Roman" w:eastAsia="Times New Roman" w:hAnsi="Times New Roman" w:cs="Times New Roman"/>
          <w:i/>
        </w:rPr>
        <w:t>punctuations</w:t>
      </w:r>
      <w:r>
        <w:rPr>
          <w:rFonts w:ascii="Times New Roman" w:eastAsia="Times New Roman" w:hAnsi="Times New Roman" w:cs="Times New Roman"/>
        </w:rPr>
        <w:t xml:space="preserve"> yang telah didefinisikan oleh modul string di Python 3. Adapun daftar tanda baca yang akan didefinisikan antara lain:</w:t>
      </w:r>
    </w:p>
    <w:p w14:paraId="594A5893" w14:textId="77777777" w:rsidR="00070025" w:rsidRDefault="00070025">
      <w:pPr>
        <w:spacing w:after="0" w:line="360" w:lineRule="auto"/>
        <w:ind w:firstLine="720"/>
        <w:jc w:val="both"/>
        <w:rPr>
          <w:rFonts w:ascii="Times New Roman" w:eastAsia="Times New Roman" w:hAnsi="Times New Roman" w:cs="Times New Roman"/>
        </w:rPr>
      </w:pPr>
    </w:p>
    <w:p w14:paraId="1434ED40"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 !"#$%&amp;'()*+, -./:;&lt;=&gt;?@[\]^_`{|}~</w:t>
      </w:r>
    </w:p>
    <w:p w14:paraId="4D7E6EAA" w14:textId="77777777" w:rsidR="00070025" w:rsidRDefault="00070025">
      <w:pPr>
        <w:spacing w:after="0" w:line="360" w:lineRule="auto"/>
        <w:ind w:firstLine="720"/>
        <w:jc w:val="both"/>
        <w:rPr>
          <w:rFonts w:ascii="Times New Roman" w:eastAsia="Times New Roman" w:hAnsi="Times New Roman" w:cs="Times New Roman"/>
        </w:rPr>
      </w:pPr>
    </w:p>
    <w:p w14:paraId="0668555D" w14:textId="77777777" w:rsidR="00070025" w:rsidRDefault="008B7CCE">
      <w:pPr>
        <w:spacing w:after="0" w:line="360" w:lineRule="auto"/>
        <w:ind w:firstLine="720"/>
        <w:jc w:val="both"/>
        <w:rPr>
          <w:rFonts w:ascii="Times New Roman" w:eastAsia="Times New Roman" w:hAnsi="Times New Roman" w:cs="Times New Roman"/>
          <w:sz w:val="21"/>
          <w:szCs w:val="21"/>
        </w:rPr>
      </w:pPr>
      <w:r>
        <w:rPr>
          <w:rFonts w:ascii="Times New Roman" w:eastAsia="Times New Roman" w:hAnsi="Times New Roman" w:cs="Times New Roman"/>
        </w:rPr>
        <w:t xml:space="preserve">Proses penghapusan </w:t>
      </w:r>
      <w:r>
        <w:rPr>
          <w:rFonts w:ascii="Times New Roman" w:eastAsia="Times New Roman" w:hAnsi="Times New Roman" w:cs="Times New Roman"/>
          <w:i/>
        </w:rPr>
        <w:t>punctuations</w:t>
      </w:r>
      <w:r>
        <w:rPr>
          <w:rFonts w:ascii="Times New Roman" w:eastAsia="Times New Roman" w:hAnsi="Times New Roman" w:cs="Times New Roman"/>
        </w:rPr>
        <w:t xml:space="preserve"> dari teks ulasan dilakukan menggunakan metode </w:t>
      </w:r>
      <w:proofErr w:type="gramStart"/>
      <w:r>
        <w:rPr>
          <w:rFonts w:ascii="Times New Roman" w:eastAsia="Times New Roman" w:hAnsi="Times New Roman" w:cs="Times New Roman"/>
        </w:rPr>
        <w:t>str.replace</w:t>
      </w:r>
      <w:proofErr w:type="gramEnd"/>
      <w:r>
        <w:rPr>
          <w:rFonts w:ascii="Times New Roman" w:eastAsia="Times New Roman" w:hAnsi="Times New Roman" w:cs="Times New Roman"/>
        </w:rPr>
        <w:t xml:space="preserve">(). Metode ini memerlukan dua parameter, yaitu string yang akan diganti, yang </w:t>
      </w:r>
      <w:r>
        <w:rPr>
          <w:rFonts w:ascii="Times New Roman" w:eastAsia="Times New Roman" w:hAnsi="Times New Roman" w:cs="Times New Roman"/>
        </w:rPr>
        <w:lastRenderedPageBreak/>
        <w:t xml:space="preserve">dalam hal ini adalah daftar </w:t>
      </w:r>
      <w:r>
        <w:rPr>
          <w:rFonts w:ascii="Times New Roman" w:eastAsia="Times New Roman" w:hAnsi="Times New Roman" w:cs="Times New Roman"/>
          <w:i/>
        </w:rPr>
        <w:t>punctuations</w:t>
      </w:r>
      <w:r>
        <w:rPr>
          <w:rFonts w:ascii="Times New Roman" w:eastAsia="Times New Roman" w:hAnsi="Times New Roman" w:cs="Times New Roman"/>
        </w:rPr>
        <w:t xml:space="preserve"> yang telah didefinisikan. Parameter kedua adalah karakter yang akan diganti, yang dalam hal ini adalah string kosong (“”) untuk menghapus </w:t>
      </w:r>
      <w:r>
        <w:rPr>
          <w:rFonts w:ascii="Times New Roman" w:eastAsia="Times New Roman" w:hAnsi="Times New Roman" w:cs="Times New Roman"/>
          <w:i/>
        </w:rPr>
        <w:t>punctuation</w:t>
      </w:r>
      <w:r>
        <w:rPr>
          <w:rFonts w:ascii="Times New Roman" w:eastAsia="Times New Roman" w:hAnsi="Times New Roman" w:cs="Times New Roman"/>
        </w:rPr>
        <w:t xml:space="preserve"> tersebut dalam teks ulasan.</w:t>
      </w:r>
    </w:p>
    <w:p w14:paraId="6B9F8FF3"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Langkah-langkah untuk menghapus </w:t>
      </w:r>
      <w:r>
        <w:rPr>
          <w:rFonts w:ascii="Times New Roman" w:eastAsia="Times New Roman" w:hAnsi="Times New Roman" w:cs="Times New Roman"/>
          <w:i/>
        </w:rPr>
        <w:t>punctuations</w:t>
      </w:r>
      <w:r>
        <w:rPr>
          <w:rFonts w:ascii="Times New Roman" w:eastAsia="Times New Roman" w:hAnsi="Times New Roman" w:cs="Times New Roman"/>
        </w:rPr>
        <w:t xml:space="preserve"> dalam teks ulasan adalah:</w:t>
      </w:r>
    </w:p>
    <w:p w14:paraId="63623BD6" w14:textId="77777777" w:rsidR="00070025" w:rsidRDefault="008B7CCE">
      <w:pPr>
        <w:numPr>
          <w:ilvl w:val="0"/>
          <w:numId w:val="20"/>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Impor daftar </w:t>
      </w:r>
      <w:r>
        <w:rPr>
          <w:rFonts w:ascii="Times New Roman" w:eastAsia="Times New Roman" w:hAnsi="Times New Roman" w:cs="Times New Roman"/>
          <w:i/>
        </w:rPr>
        <w:t>punctuations</w:t>
      </w:r>
      <w:r>
        <w:rPr>
          <w:rFonts w:ascii="Times New Roman" w:eastAsia="Times New Roman" w:hAnsi="Times New Roman" w:cs="Times New Roman"/>
        </w:rPr>
        <w:t xml:space="preserve"> dari modul </w:t>
      </w:r>
      <w:proofErr w:type="gramStart"/>
      <w:r>
        <w:rPr>
          <w:rFonts w:ascii="Times New Roman" w:eastAsia="Times New Roman" w:hAnsi="Times New Roman" w:cs="Times New Roman"/>
        </w:rPr>
        <w:t>string.punctuation</w:t>
      </w:r>
      <w:proofErr w:type="gramEnd"/>
      <w:r>
        <w:rPr>
          <w:rFonts w:ascii="Times New Roman" w:eastAsia="Times New Roman" w:hAnsi="Times New Roman" w:cs="Times New Roman"/>
        </w:rPr>
        <w:t>.</w:t>
      </w:r>
    </w:p>
    <w:p w14:paraId="4A9E6393" w14:textId="77777777" w:rsidR="00070025" w:rsidRDefault="008B7CCE">
      <w:pPr>
        <w:numPr>
          <w:ilvl w:val="0"/>
          <w:numId w:val="20"/>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Baca teks ulasan yang telah diubah ke huruf kecil.</w:t>
      </w:r>
    </w:p>
    <w:p w14:paraId="395EC848" w14:textId="77777777" w:rsidR="00070025" w:rsidRDefault="008B7CCE">
      <w:pPr>
        <w:numPr>
          <w:ilvl w:val="0"/>
          <w:numId w:val="20"/>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Hapus </w:t>
      </w:r>
      <w:r>
        <w:rPr>
          <w:rFonts w:ascii="Times New Roman" w:eastAsia="Times New Roman" w:hAnsi="Times New Roman" w:cs="Times New Roman"/>
          <w:i/>
        </w:rPr>
        <w:t>punctuations</w:t>
      </w:r>
      <w:r>
        <w:rPr>
          <w:rFonts w:ascii="Times New Roman" w:eastAsia="Times New Roman" w:hAnsi="Times New Roman" w:cs="Times New Roman"/>
        </w:rPr>
        <w:t xml:space="preserve"> yang terdapat pada teks ulasan dengan metode </w:t>
      </w:r>
      <w:proofErr w:type="gramStart"/>
      <w:r>
        <w:rPr>
          <w:rFonts w:ascii="Times New Roman" w:eastAsia="Times New Roman" w:hAnsi="Times New Roman" w:cs="Times New Roman"/>
        </w:rPr>
        <w:t>str.replace</w:t>
      </w:r>
      <w:proofErr w:type="gramEnd"/>
      <w:r>
        <w:rPr>
          <w:rFonts w:ascii="Times New Roman" w:eastAsia="Times New Roman" w:hAnsi="Times New Roman" w:cs="Times New Roman"/>
        </w:rPr>
        <w:t>().</w:t>
      </w:r>
    </w:p>
    <w:p w14:paraId="04364FBF" w14:textId="77777777" w:rsidR="00070025" w:rsidRDefault="00070025">
      <w:pPr>
        <w:spacing w:after="0" w:line="360" w:lineRule="auto"/>
        <w:jc w:val="both"/>
        <w:rPr>
          <w:rFonts w:ascii="Times New Roman" w:eastAsia="Times New Roman" w:hAnsi="Times New Roman" w:cs="Times New Roman"/>
          <w:b/>
        </w:rPr>
      </w:pPr>
    </w:p>
    <w:p w14:paraId="329E00D8" w14:textId="77777777" w:rsidR="00070025" w:rsidRDefault="008B7CCE">
      <w:pPr>
        <w:spacing w:after="0" w:line="360" w:lineRule="auto"/>
        <w:jc w:val="both"/>
        <w:rPr>
          <w:rFonts w:ascii="Times New Roman" w:eastAsia="Times New Roman" w:hAnsi="Times New Roman" w:cs="Times New Roman"/>
          <w:i/>
        </w:rPr>
      </w:pPr>
      <w:r>
        <w:rPr>
          <w:rFonts w:ascii="Times New Roman" w:eastAsia="Times New Roman" w:hAnsi="Times New Roman" w:cs="Times New Roman"/>
          <w:b/>
        </w:rPr>
        <w:t xml:space="preserve">3.3.4 </w:t>
      </w:r>
      <w:r>
        <w:rPr>
          <w:rFonts w:ascii="Times New Roman" w:eastAsia="Times New Roman" w:hAnsi="Times New Roman" w:cs="Times New Roman"/>
          <w:b/>
          <w:i/>
        </w:rPr>
        <w:t>Stopwords Removal</w:t>
      </w:r>
    </w:p>
    <w:p w14:paraId="7293299E"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Proses penghapusan </w:t>
      </w:r>
      <w:r>
        <w:rPr>
          <w:rFonts w:ascii="Times New Roman" w:eastAsia="Times New Roman" w:hAnsi="Times New Roman" w:cs="Times New Roman"/>
          <w:i/>
        </w:rPr>
        <w:t>stopwords</w:t>
      </w:r>
      <w:r>
        <w:rPr>
          <w:rFonts w:ascii="Times New Roman" w:eastAsia="Times New Roman" w:hAnsi="Times New Roman" w:cs="Times New Roman"/>
        </w:rPr>
        <w:t xml:space="preserve"> dimulai dengan mendefinisikan terlebih daftar kata-kata yang termasuk ke dalam </w:t>
      </w:r>
      <w:r>
        <w:rPr>
          <w:rFonts w:ascii="Times New Roman" w:eastAsia="Times New Roman" w:hAnsi="Times New Roman" w:cs="Times New Roman"/>
          <w:i/>
        </w:rPr>
        <w:t>stopwords</w:t>
      </w:r>
      <w:r>
        <w:rPr>
          <w:rFonts w:ascii="Times New Roman" w:eastAsia="Times New Roman" w:hAnsi="Times New Roman" w:cs="Times New Roman"/>
        </w:rPr>
        <w:t xml:space="preserve"> dalam bahasa inggris. Daftar kosakata s</w:t>
      </w:r>
      <w:r>
        <w:rPr>
          <w:rFonts w:ascii="Times New Roman" w:eastAsia="Times New Roman" w:hAnsi="Times New Roman" w:cs="Times New Roman"/>
          <w:i/>
        </w:rPr>
        <w:t>topwords</w:t>
      </w:r>
      <w:r>
        <w:rPr>
          <w:rFonts w:ascii="Times New Roman" w:eastAsia="Times New Roman" w:hAnsi="Times New Roman" w:cs="Times New Roman"/>
        </w:rPr>
        <w:t xml:space="preserve"> yang digunakan dikumpulkan dari beberapa library yaitu NLTK (179 kata), Gensim (337 kata), dan SpaCy (326 kata) yang dikombinasikan dan menghasilkan daftar </w:t>
      </w:r>
      <w:r>
        <w:rPr>
          <w:rFonts w:ascii="Times New Roman" w:eastAsia="Times New Roman" w:hAnsi="Times New Roman" w:cs="Times New Roman"/>
          <w:i/>
        </w:rPr>
        <w:t>stopwords</w:t>
      </w:r>
      <w:r>
        <w:rPr>
          <w:rFonts w:ascii="Times New Roman" w:eastAsia="Times New Roman" w:hAnsi="Times New Roman" w:cs="Times New Roman"/>
        </w:rPr>
        <w:t xml:space="preserve"> sebanyak 413 kata. Penghapusan </w:t>
      </w:r>
      <w:r>
        <w:rPr>
          <w:rFonts w:ascii="Times New Roman" w:eastAsia="Times New Roman" w:hAnsi="Times New Roman" w:cs="Times New Roman"/>
          <w:i/>
        </w:rPr>
        <w:t>stopwords</w:t>
      </w:r>
      <w:r>
        <w:rPr>
          <w:rFonts w:ascii="Times New Roman" w:eastAsia="Times New Roman" w:hAnsi="Times New Roman" w:cs="Times New Roman"/>
        </w:rPr>
        <w:t xml:space="preserve"> dilakukan dengan mengecek setiap kata dalam teks ulasan, jika kata tersebut terdapat dalam daftar </w:t>
      </w:r>
      <w:r>
        <w:rPr>
          <w:rFonts w:ascii="Times New Roman" w:eastAsia="Times New Roman" w:hAnsi="Times New Roman" w:cs="Times New Roman"/>
          <w:i/>
        </w:rPr>
        <w:t>stopwords</w:t>
      </w:r>
      <w:r>
        <w:rPr>
          <w:rFonts w:ascii="Times New Roman" w:eastAsia="Times New Roman" w:hAnsi="Times New Roman" w:cs="Times New Roman"/>
        </w:rPr>
        <w:t>, maka kata tersebut akan dihapuskan.</w:t>
      </w:r>
    </w:p>
    <w:p w14:paraId="12B099B9"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Langkah-langkah untuk menghapus </w:t>
      </w:r>
      <w:r>
        <w:rPr>
          <w:rFonts w:ascii="Times New Roman" w:eastAsia="Times New Roman" w:hAnsi="Times New Roman" w:cs="Times New Roman"/>
          <w:i/>
        </w:rPr>
        <w:t xml:space="preserve">stopwords </w:t>
      </w:r>
      <w:r>
        <w:rPr>
          <w:rFonts w:ascii="Times New Roman" w:eastAsia="Times New Roman" w:hAnsi="Times New Roman" w:cs="Times New Roman"/>
        </w:rPr>
        <w:t>dalam teks ulasan adalah:</w:t>
      </w:r>
    </w:p>
    <w:p w14:paraId="1C06037C" w14:textId="77777777" w:rsidR="00070025" w:rsidRDefault="008B7CCE">
      <w:pPr>
        <w:numPr>
          <w:ilvl w:val="0"/>
          <w:numId w:val="4"/>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Install </w:t>
      </w:r>
      <w:r>
        <w:rPr>
          <w:rFonts w:ascii="Times New Roman" w:eastAsia="Times New Roman" w:hAnsi="Times New Roman" w:cs="Times New Roman"/>
          <w:i/>
        </w:rPr>
        <w:t>library</w:t>
      </w:r>
      <w:r>
        <w:rPr>
          <w:rFonts w:ascii="Times New Roman" w:eastAsia="Times New Roman" w:hAnsi="Times New Roman" w:cs="Times New Roman"/>
        </w:rPr>
        <w:t xml:space="preserve"> Gemsim dan SpaCy.</w:t>
      </w:r>
    </w:p>
    <w:p w14:paraId="2DC06525" w14:textId="77777777" w:rsidR="00070025" w:rsidRDefault="008B7CCE">
      <w:pPr>
        <w:numPr>
          <w:ilvl w:val="0"/>
          <w:numId w:val="4"/>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Impor dan muat daftar kosakata </w:t>
      </w:r>
      <w:r>
        <w:rPr>
          <w:rFonts w:ascii="Times New Roman" w:eastAsia="Times New Roman" w:hAnsi="Times New Roman" w:cs="Times New Roman"/>
          <w:i/>
        </w:rPr>
        <w:t>stopwords</w:t>
      </w:r>
      <w:r>
        <w:rPr>
          <w:rFonts w:ascii="Times New Roman" w:eastAsia="Times New Roman" w:hAnsi="Times New Roman" w:cs="Times New Roman"/>
        </w:rPr>
        <w:t xml:space="preserve"> dari </w:t>
      </w:r>
      <w:r>
        <w:rPr>
          <w:rFonts w:ascii="Times New Roman" w:eastAsia="Times New Roman" w:hAnsi="Times New Roman" w:cs="Times New Roman"/>
          <w:i/>
        </w:rPr>
        <w:t xml:space="preserve">library </w:t>
      </w:r>
      <w:r>
        <w:rPr>
          <w:rFonts w:ascii="Times New Roman" w:eastAsia="Times New Roman" w:hAnsi="Times New Roman" w:cs="Times New Roman"/>
        </w:rPr>
        <w:t>NLTK (</w:t>
      </w:r>
      <w:proofErr w:type="gramStart"/>
      <w:r>
        <w:rPr>
          <w:rFonts w:ascii="Times New Roman" w:eastAsia="Times New Roman" w:hAnsi="Times New Roman" w:cs="Times New Roman"/>
        </w:rPr>
        <w:t>nltk.corpus</w:t>
      </w:r>
      <w:proofErr w:type="gramEnd"/>
      <w:r>
        <w:rPr>
          <w:rFonts w:ascii="Times New Roman" w:eastAsia="Times New Roman" w:hAnsi="Times New Roman" w:cs="Times New Roman"/>
        </w:rPr>
        <w:t>.stopwords), Gemsim (gensim.parsing.preprocessing.STOPWORDS), dan SpaCy (spacy.Defaults.stop_words).</w:t>
      </w:r>
    </w:p>
    <w:p w14:paraId="48F4FFA7" w14:textId="77777777" w:rsidR="00070025" w:rsidRDefault="008B7CCE">
      <w:pPr>
        <w:numPr>
          <w:ilvl w:val="0"/>
          <w:numId w:val="4"/>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Simpan kombinasi </w:t>
      </w:r>
      <w:r>
        <w:rPr>
          <w:rFonts w:ascii="Times New Roman" w:eastAsia="Times New Roman" w:hAnsi="Times New Roman" w:cs="Times New Roman"/>
          <w:i/>
        </w:rPr>
        <w:t>stopwords</w:t>
      </w:r>
      <w:r>
        <w:rPr>
          <w:rFonts w:ascii="Times New Roman" w:eastAsia="Times New Roman" w:hAnsi="Times New Roman" w:cs="Times New Roman"/>
        </w:rPr>
        <w:t xml:space="preserve"> yang dihasilkan dari ketiga </w:t>
      </w:r>
      <w:r>
        <w:rPr>
          <w:rFonts w:ascii="Times New Roman" w:eastAsia="Times New Roman" w:hAnsi="Times New Roman" w:cs="Times New Roman"/>
          <w:i/>
        </w:rPr>
        <w:t>library.</w:t>
      </w:r>
    </w:p>
    <w:p w14:paraId="7A0080E2" w14:textId="77777777" w:rsidR="00070025" w:rsidRDefault="008B7CCE">
      <w:pPr>
        <w:numPr>
          <w:ilvl w:val="0"/>
          <w:numId w:val="4"/>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Baca data ulasan yang telah dihapus tanda bacanya.</w:t>
      </w:r>
    </w:p>
    <w:p w14:paraId="005D486E" w14:textId="77777777" w:rsidR="00070025" w:rsidRDefault="008B7CCE">
      <w:pPr>
        <w:numPr>
          <w:ilvl w:val="0"/>
          <w:numId w:val="4"/>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Hapus kata yang terdapat dalam daftar </w:t>
      </w:r>
      <w:r>
        <w:rPr>
          <w:rFonts w:ascii="Times New Roman" w:eastAsia="Times New Roman" w:hAnsi="Times New Roman" w:cs="Times New Roman"/>
          <w:i/>
        </w:rPr>
        <w:t>stopwords</w:t>
      </w:r>
      <w:r>
        <w:rPr>
          <w:rFonts w:ascii="Times New Roman" w:eastAsia="Times New Roman" w:hAnsi="Times New Roman" w:cs="Times New Roman"/>
        </w:rPr>
        <w:t xml:space="preserve"> pada setiap teks ulasan.</w:t>
      </w:r>
    </w:p>
    <w:p w14:paraId="15B04DD9" w14:textId="77777777" w:rsidR="00070025" w:rsidRDefault="00070025">
      <w:pPr>
        <w:spacing w:after="0" w:line="360" w:lineRule="auto"/>
        <w:jc w:val="both"/>
        <w:rPr>
          <w:rFonts w:ascii="Times New Roman" w:eastAsia="Times New Roman" w:hAnsi="Times New Roman" w:cs="Times New Roman"/>
        </w:rPr>
      </w:pPr>
    </w:p>
    <w:p w14:paraId="27A745EB" w14:textId="77777777" w:rsidR="00070025" w:rsidRDefault="008B7CCE">
      <w:pPr>
        <w:spacing w:after="0" w:line="360" w:lineRule="auto"/>
        <w:jc w:val="both"/>
        <w:rPr>
          <w:rFonts w:ascii="Times New Roman" w:eastAsia="Times New Roman" w:hAnsi="Times New Roman" w:cs="Times New Roman"/>
          <w:i/>
        </w:rPr>
      </w:pPr>
      <w:r>
        <w:rPr>
          <w:rFonts w:ascii="Times New Roman" w:eastAsia="Times New Roman" w:hAnsi="Times New Roman" w:cs="Times New Roman"/>
          <w:b/>
        </w:rPr>
        <w:t xml:space="preserve">3.3.5 </w:t>
      </w:r>
      <w:r>
        <w:rPr>
          <w:rFonts w:ascii="Times New Roman" w:eastAsia="Times New Roman" w:hAnsi="Times New Roman" w:cs="Times New Roman"/>
          <w:b/>
          <w:i/>
        </w:rPr>
        <w:t>Normalization</w:t>
      </w:r>
    </w:p>
    <w:p w14:paraId="5732002C"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i/>
        </w:rPr>
        <w:t xml:space="preserve">Lemmatization </w:t>
      </w:r>
      <w:r>
        <w:rPr>
          <w:rFonts w:ascii="Times New Roman" w:eastAsia="Times New Roman" w:hAnsi="Times New Roman" w:cs="Times New Roman"/>
        </w:rPr>
        <w:t xml:space="preserve">dan </w:t>
      </w:r>
      <w:r>
        <w:rPr>
          <w:rFonts w:ascii="Times New Roman" w:eastAsia="Times New Roman" w:hAnsi="Times New Roman" w:cs="Times New Roman"/>
          <w:i/>
        </w:rPr>
        <w:t xml:space="preserve">stemming </w:t>
      </w:r>
      <w:r>
        <w:rPr>
          <w:rFonts w:ascii="Times New Roman" w:eastAsia="Times New Roman" w:hAnsi="Times New Roman" w:cs="Times New Roman"/>
        </w:rPr>
        <w:t xml:space="preserve">merupakan kasus khusus dari normalisasi yang memiliki tujuan sama untuk mengurangi bentuk-bentuk infleksional dan bentuk-bentuk kata yang terkait secara turunan menjadi bentuk dasar yang sama. Perbedaannya adalah </w:t>
      </w:r>
      <w:r>
        <w:rPr>
          <w:rFonts w:ascii="Times New Roman" w:eastAsia="Times New Roman" w:hAnsi="Times New Roman" w:cs="Times New Roman"/>
          <w:i/>
        </w:rPr>
        <w:t xml:space="preserve">stemming </w:t>
      </w:r>
      <w:r>
        <w:rPr>
          <w:rFonts w:ascii="Times New Roman" w:eastAsia="Times New Roman" w:hAnsi="Times New Roman" w:cs="Times New Roman"/>
        </w:rPr>
        <w:t xml:space="preserve">hanya menghilangkan atau menghentikan beberapa karakter terakhir dari sebuah kata, yang dapat menyebabkan arti dan ejaan yang salah. </w:t>
      </w:r>
      <w:r>
        <w:rPr>
          <w:rFonts w:ascii="Times New Roman" w:eastAsia="Times New Roman" w:hAnsi="Times New Roman" w:cs="Times New Roman"/>
          <w:i/>
        </w:rPr>
        <w:t>Lemmatization</w:t>
      </w:r>
      <w:r>
        <w:rPr>
          <w:rFonts w:ascii="Times New Roman" w:eastAsia="Times New Roman" w:hAnsi="Times New Roman" w:cs="Times New Roman"/>
        </w:rPr>
        <w:t xml:space="preserve"> mempertimbangkan konteks dan mengubah kata ke bentuk dasar yang bermakna, yang disebut </w:t>
      </w:r>
      <w:r>
        <w:rPr>
          <w:rFonts w:ascii="Times New Roman" w:eastAsia="Times New Roman" w:hAnsi="Times New Roman" w:cs="Times New Roman"/>
          <w:i/>
        </w:rPr>
        <w:t>lemma</w:t>
      </w:r>
      <w:r>
        <w:rPr>
          <w:rFonts w:ascii="Times New Roman" w:eastAsia="Times New Roman" w:hAnsi="Times New Roman" w:cs="Times New Roman"/>
        </w:rPr>
        <w:t xml:space="preserve">. Contoh perbedaan hasil </w:t>
      </w:r>
      <w:r>
        <w:rPr>
          <w:rFonts w:ascii="Times New Roman" w:eastAsia="Times New Roman" w:hAnsi="Times New Roman" w:cs="Times New Roman"/>
          <w:i/>
        </w:rPr>
        <w:t xml:space="preserve">stemming </w:t>
      </w:r>
      <w:r>
        <w:rPr>
          <w:rFonts w:ascii="Times New Roman" w:eastAsia="Times New Roman" w:hAnsi="Times New Roman" w:cs="Times New Roman"/>
        </w:rPr>
        <w:t xml:space="preserve">dan </w:t>
      </w:r>
      <w:r>
        <w:rPr>
          <w:rFonts w:ascii="Times New Roman" w:eastAsia="Times New Roman" w:hAnsi="Times New Roman" w:cs="Times New Roman"/>
          <w:i/>
        </w:rPr>
        <w:t xml:space="preserve">lemmatization </w:t>
      </w:r>
      <w:r>
        <w:rPr>
          <w:rFonts w:ascii="Times New Roman" w:eastAsia="Times New Roman" w:hAnsi="Times New Roman" w:cs="Times New Roman"/>
        </w:rPr>
        <w:t>menggunakan kata “</w:t>
      </w:r>
      <w:r>
        <w:rPr>
          <w:rFonts w:ascii="Times New Roman" w:eastAsia="Times New Roman" w:hAnsi="Times New Roman" w:cs="Times New Roman"/>
          <w:i/>
        </w:rPr>
        <w:t>change</w:t>
      </w:r>
      <w:r>
        <w:rPr>
          <w:rFonts w:ascii="Times New Roman" w:eastAsia="Times New Roman" w:hAnsi="Times New Roman" w:cs="Times New Roman"/>
        </w:rPr>
        <w:t>” dan kata turunannya dapat dilihat pada Gambar 3.2.</w:t>
      </w:r>
    </w:p>
    <w:p w14:paraId="343D860E" w14:textId="77777777" w:rsidR="00070025" w:rsidRDefault="00070025">
      <w:pPr>
        <w:spacing w:after="0" w:line="360" w:lineRule="auto"/>
        <w:ind w:firstLine="720"/>
        <w:jc w:val="both"/>
        <w:rPr>
          <w:rFonts w:ascii="Times New Roman" w:eastAsia="Times New Roman" w:hAnsi="Times New Roman" w:cs="Times New Roman"/>
        </w:rPr>
      </w:pPr>
    </w:p>
    <w:p w14:paraId="374C9A68"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114300" distB="114300" distL="114300" distR="114300" wp14:anchorId="07305C25" wp14:editId="654BB388">
                <wp:extent cx="4292773" cy="1438787"/>
                <wp:effectExtent l="0" t="0" r="0" b="0"/>
                <wp:docPr id="4" name="Group 4"/>
                <wp:cNvGraphicFramePr/>
                <a:graphic xmlns:a="http://schemas.openxmlformats.org/drawingml/2006/main">
                  <a:graphicData uri="http://schemas.microsoft.com/office/word/2010/wordprocessingGroup">
                    <wpg:wgp>
                      <wpg:cNvGrpSpPr/>
                      <wpg:grpSpPr>
                        <a:xfrm>
                          <a:off x="0" y="0"/>
                          <a:ext cx="4292773" cy="1438787"/>
                          <a:chOff x="3199614" y="3060607"/>
                          <a:chExt cx="4292773" cy="1438787"/>
                        </a:xfrm>
                      </wpg:grpSpPr>
                      <wpg:grpSp>
                        <wpg:cNvPr id="125" name="Group 125"/>
                        <wpg:cNvGrpSpPr/>
                        <wpg:grpSpPr>
                          <a:xfrm>
                            <a:off x="3199614" y="3060607"/>
                            <a:ext cx="4292773" cy="1438787"/>
                            <a:chOff x="2561075" y="912025"/>
                            <a:chExt cx="3930650" cy="1308900"/>
                          </a:xfrm>
                        </wpg:grpSpPr>
                        <wps:wsp>
                          <wps:cNvPr id="126" name="Rectangle 126"/>
                          <wps:cNvSpPr/>
                          <wps:spPr>
                            <a:xfrm>
                              <a:off x="2561075" y="912025"/>
                              <a:ext cx="3930650" cy="1308900"/>
                            </a:xfrm>
                            <a:prstGeom prst="rect">
                              <a:avLst/>
                            </a:prstGeom>
                            <a:noFill/>
                            <a:ln>
                              <a:noFill/>
                            </a:ln>
                          </wps:spPr>
                          <wps:txbx>
                            <w:txbxContent>
                              <w:p w14:paraId="21C93BCE" w14:textId="77777777" w:rsidR="00520BBB" w:rsidRDefault="00520BBB">
                                <w:pPr>
                                  <w:spacing w:after="0" w:line="240" w:lineRule="auto"/>
                                  <w:textDirection w:val="btLr"/>
                                </w:pPr>
                              </w:p>
                            </w:txbxContent>
                          </wps:txbx>
                          <wps:bodyPr spcFirstLastPara="1" wrap="square" lIns="91425" tIns="91425" rIns="91425" bIns="91425" anchor="ctr" anchorCtr="0">
                            <a:noAutofit/>
                          </wps:bodyPr>
                        </wps:wsp>
                        <wps:wsp>
                          <wps:cNvPr id="127" name="Rectangle 127"/>
                          <wps:cNvSpPr/>
                          <wps:spPr>
                            <a:xfrm>
                              <a:off x="3980075" y="1117875"/>
                              <a:ext cx="1078200" cy="323400"/>
                            </a:xfrm>
                            <a:prstGeom prst="rect">
                              <a:avLst/>
                            </a:prstGeom>
                            <a:noFill/>
                            <a:ln w="9525" cap="flat" cmpd="sng">
                              <a:solidFill>
                                <a:srgbClr val="000000"/>
                              </a:solidFill>
                              <a:prstDash val="solid"/>
                              <a:round/>
                              <a:headEnd type="none" w="sm" len="sm"/>
                              <a:tailEnd type="none" w="sm" len="sm"/>
                            </a:ln>
                          </wps:spPr>
                          <wps:txbx>
                            <w:txbxContent>
                              <w:p w14:paraId="0DEACE74" w14:textId="77777777" w:rsidR="00520BBB" w:rsidRDefault="00520BBB">
                                <w:pPr>
                                  <w:spacing w:after="0" w:line="240" w:lineRule="auto"/>
                                  <w:jc w:val="center"/>
                                  <w:textDirection w:val="btLr"/>
                                </w:pPr>
                                <w:r>
                                  <w:rPr>
                                    <w:rFonts w:ascii="Roboto" w:eastAsia="Roboto" w:hAnsi="Roboto" w:cs="Roboto"/>
                                    <w:b/>
                                    <w:color w:val="000000"/>
                                    <w:sz w:val="20"/>
                                  </w:rPr>
                                  <w:t>Stemming</w:t>
                                </w:r>
                              </w:p>
                            </w:txbxContent>
                          </wps:txbx>
                          <wps:bodyPr spcFirstLastPara="1" wrap="square" lIns="91425" tIns="91425" rIns="91425" bIns="91425" anchor="ctr" anchorCtr="0">
                            <a:noAutofit/>
                          </wps:bodyPr>
                        </wps:wsp>
                        <wps:wsp>
                          <wps:cNvPr id="128" name="Rectangle 128"/>
                          <wps:cNvSpPr/>
                          <wps:spPr>
                            <a:xfrm>
                              <a:off x="3980075" y="1721200"/>
                              <a:ext cx="1078200" cy="323400"/>
                            </a:xfrm>
                            <a:prstGeom prst="rect">
                              <a:avLst/>
                            </a:prstGeom>
                            <a:noFill/>
                            <a:ln w="9525" cap="flat" cmpd="sng">
                              <a:solidFill>
                                <a:srgbClr val="000000"/>
                              </a:solidFill>
                              <a:prstDash val="solid"/>
                              <a:round/>
                              <a:headEnd type="none" w="sm" len="sm"/>
                              <a:tailEnd type="none" w="sm" len="sm"/>
                            </a:ln>
                          </wps:spPr>
                          <wps:txbx>
                            <w:txbxContent>
                              <w:p w14:paraId="67092DE7" w14:textId="77777777" w:rsidR="00520BBB" w:rsidRDefault="00520BBB">
                                <w:pPr>
                                  <w:spacing w:after="0" w:line="240" w:lineRule="auto"/>
                                  <w:jc w:val="center"/>
                                  <w:textDirection w:val="btLr"/>
                                </w:pPr>
                                <w:r>
                                  <w:rPr>
                                    <w:rFonts w:ascii="Roboto" w:eastAsia="Roboto" w:hAnsi="Roboto" w:cs="Roboto"/>
                                    <w:b/>
                                    <w:color w:val="000000"/>
                                    <w:sz w:val="20"/>
                                  </w:rPr>
                                  <w:t>Lemmatization</w:t>
                                </w:r>
                              </w:p>
                            </w:txbxContent>
                          </wps:txbx>
                          <wps:bodyPr spcFirstLastPara="1" wrap="square" lIns="91425" tIns="91425" rIns="91425" bIns="91425" anchor="ctr" anchorCtr="0">
                            <a:noAutofit/>
                          </wps:bodyPr>
                        </wps:wsp>
                        <wps:wsp>
                          <wps:cNvPr id="129" name="Rectangle 129"/>
                          <wps:cNvSpPr/>
                          <wps:spPr>
                            <a:xfrm>
                              <a:off x="2561075" y="912025"/>
                              <a:ext cx="980400" cy="1308900"/>
                            </a:xfrm>
                            <a:prstGeom prst="rect">
                              <a:avLst/>
                            </a:prstGeom>
                            <a:noFill/>
                            <a:ln w="9525" cap="flat" cmpd="sng">
                              <a:solidFill>
                                <a:srgbClr val="000000"/>
                              </a:solidFill>
                              <a:prstDash val="solid"/>
                              <a:round/>
                              <a:headEnd type="none" w="sm" len="sm"/>
                              <a:tailEnd type="none" w="sm" len="sm"/>
                            </a:ln>
                          </wps:spPr>
                          <wps:txbx>
                            <w:txbxContent>
                              <w:p w14:paraId="49B86F08" w14:textId="77777777" w:rsidR="00520BBB" w:rsidRDefault="00520BBB">
                                <w:pPr>
                                  <w:spacing w:after="0" w:line="240" w:lineRule="auto"/>
                                  <w:textDirection w:val="btLr"/>
                                </w:pPr>
                                <w:r>
                                  <w:rPr>
                                    <w:rFonts w:ascii="Arial" w:eastAsia="Arial" w:hAnsi="Arial" w:cs="Arial"/>
                                    <w:color w:val="000000"/>
                                    <w:sz w:val="28"/>
                                  </w:rPr>
                                  <w:t>change</w:t>
                                </w:r>
                              </w:p>
                              <w:p w14:paraId="438865D1" w14:textId="77777777" w:rsidR="00520BBB" w:rsidRDefault="00520BBB">
                                <w:pPr>
                                  <w:spacing w:after="0" w:line="240" w:lineRule="auto"/>
                                  <w:textDirection w:val="btLr"/>
                                </w:pPr>
                                <w:r>
                                  <w:rPr>
                                    <w:rFonts w:ascii="Arial" w:eastAsia="Arial" w:hAnsi="Arial" w:cs="Arial"/>
                                    <w:color w:val="000000"/>
                                    <w:sz w:val="28"/>
                                  </w:rPr>
                                  <w:t>chang</w:t>
                                </w:r>
                                <w:r>
                                  <w:rPr>
                                    <w:rFonts w:ascii="Arial" w:eastAsia="Arial" w:hAnsi="Arial" w:cs="Arial"/>
                                    <w:b/>
                                    <w:color w:val="000000"/>
                                    <w:sz w:val="28"/>
                                  </w:rPr>
                                  <w:t>ing</w:t>
                                </w:r>
                              </w:p>
                              <w:p w14:paraId="62B6C995" w14:textId="77777777" w:rsidR="00520BBB" w:rsidRDefault="00520BBB">
                                <w:pPr>
                                  <w:spacing w:after="0" w:line="240" w:lineRule="auto"/>
                                  <w:textDirection w:val="btLr"/>
                                </w:pPr>
                                <w:r>
                                  <w:rPr>
                                    <w:rFonts w:ascii="Arial" w:eastAsia="Arial" w:hAnsi="Arial" w:cs="Arial"/>
                                    <w:color w:val="000000"/>
                                    <w:sz w:val="28"/>
                                  </w:rPr>
                                  <w:t>chang</w:t>
                                </w:r>
                                <w:r>
                                  <w:rPr>
                                    <w:rFonts w:ascii="Arial" w:eastAsia="Arial" w:hAnsi="Arial" w:cs="Arial"/>
                                    <w:b/>
                                    <w:color w:val="000000"/>
                                    <w:sz w:val="28"/>
                                  </w:rPr>
                                  <w:t>es</w:t>
                                </w:r>
                              </w:p>
                              <w:p w14:paraId="19603DFC" w14:textId="77777777" w:rsidR="00520BBB" w:rsidRDefault="00520BBB">
                                <w:pPr>
                                  <w:spacing w:after="0" w:line="240" w:lineRule="auto"/>
                                  <w:textDirection w:val="btLr"/>
                                </w:pPr>
                                <w:r>
                                  <w:rPr>
                                    <w:rFonts w:ascii="Arial" w:eastAsia="Arial" w:hAnsi="Arial" w:cs="Arial"/>
                                    <w:color w:val="000000"/>
                                    <w:sz w:val="28"/>
                                  </w:rPr>
                                  <w:t>chang</w:t>
                                </w:r>
                                <w:r>
                                  <w:rPr>
                                    <w:rFonts w:ascii="Arial" w:eastAsia="Arial" w:hAnsi="Arial" w:cs="Arial"/>
                                    <w:b/>
                                    <w:color w:val="000000"/>
                                    <w:sz w:val="28"/>
                                  </w:rPr>
                                  <w:t>ed</w:t>
                                </w:r>
                              </w:p>
                              <w:p w14:paraId="1C36B2C2" w14:textId="77777777" w:rsidR="00520BBB" w:rsidRDefault="00520BBB">
                                <w:pPr>
                                  <w:spacing w:after="0" w:line="240" w:lineRule="auto"/>
                                  <w:textDirection w:val="btLr"/>
                                </w:pPr>
                                <w:r>
                                  <w:rPr>
                                    <w:rFonts w:ascii="Arial" w:eastAsia="Arial" w:hAnsi="Arial" w:cs="Arial"/>
                                    <w:color w:val="000000"/>
                                    <w:sz w:val="28"/>
                                  </w:rPr>
                                  <w:t>chang</w:t>
                                </w:r>
                                <w:r>
                                  <w:rPr>
                                    <w:rFonts w:ascii="Arial" w:eastAsia="Arial" w:hAnsi="Arial" w:cs="Arial"/>
                                    <w:b/>
                                    <w:color w:val="000000"/>
                                    <w:sz w:val="28"/>
                                  </w:rPr>
                                  <w:t>er</w:t>
                                </w:r>
                              </w:p>
                            </w:txbxContent>
                          </wps:txbx>
                          <wps:bodyPr spcFirstLastPara="1" wrap="square" lIns="91425" tIns="91425" rIns="91425" bIns="91425" anchor="ctr" anchorCtr="0">
                            <a:noAutofit/>
                          </wps:bodyPr>
                        </wps:wsp>
                        <wps:wsp>
                          <wps:cNvPr id="130" name="Rectangle 130"/>
                          <wps:cNvSpPr/>
                          <wps:spPr>
                            <a:xfrm>
                              <a:off x="5139025" y="1079475"/>
                              <a:ext cx="1352700" cy="369300"/>
                            </a:xfrm>
                            <a:prstGeom prst="rect">
                              <a:avLst/>
                            </a:prstGeom>
                            <a:noFill/>
                            <a:ln>
                              <a:noFill/>
                            </a:ln>
                          </wps:spPr>
                          <wps:txbx>
                            <w:txbxContent>
                              <w:p w14:paraId="041A0841" w14:textId="77777777" w:rsidR="00520BBB" w:rsidRDefault="00520BBB">
                                <w:pPr>
                                  <w:spacing w:after="0" w:line="240" w:lineRule="auto"/>
                                  <w:jc w:val="center"/>
                                  <w:textDirection w:val="btLr"/>
                                </w:pPr>
                                <w:r>
                                  <w:rPr>
                                    <w:rFonts w:ascii="Roboto" w:eastAsia="Roboto" w:hAnsi="Roboto" w:cs="Roboto"/>
                                    <w:color w:val="000000"/>
                                    <w:sz w:val="24"/>
                                  </w:rPr>
                                  <w:t>chang</w:t>
                                </w:r>
                              </w:p>
                            </w:txbxContent>
                          </wps:txbx>
                          <wps:bodyPr spcFirstLastPara="1" wrap="square" lIns="91425" tIns="91425" rIns="91425" bIns="91425" anchor="t" anchorCtr="0">
                            <a:noAutofit/>
                          </wps:bodyPr>
                        </wps:wsp>
                        <wps:wsp>
                          <wps:cNvPr id="131" name="Rectangle 131"/>
                          <wps:cNvSpPr/>
                          <wps:spPr>
                            <a:xfrm>
                              <a:off x="5139025" y="1698250"/>
                              <a:ext cx="1352700" cy="369300"/>
                            </a:xfrm>
                            <a:prstGeom prst="rect">
                              <a:avLst/>
                            </a:prstGeom>
                            <a:noFill/>
                            <a:ln>
                              <a:noFill/>
                            </a:ln>
                          </wps:spPr>
                          <wps:txbx>
                            <w:txbxContent>
                              <w:p w14:paraId="30248FB8" w14:textId="77777777" w:rsidR="00520BBB" w:rsidRDefault="00520BBB">
                                <w:pPr>
                                  <w:spacing w:after="0" w:line="240" w:lineRule="auto"/>
                                  <w:jc w:val="center"/>
                                  <w:textDirection w:val="btLr"/>
                                </w:pPr>
                                <w:r>
                                  <w:rPr>
                                    <w:rFonts w:ascii="Roboto" w:eastAsia="Roboto" w:hAnsi="Roboto" w:cs="Roboto"/>
                                    <w:color w:val="000000"/>
                                    <w:sz w:val="24"/>
                                  </w:rPr>
                                  <w:t>change</w:t>
                                </w:r>
                              </w:p>
                            </w:txbxContent>
                          </wps:txbx>
                          <wps:bodyPr spcFirstLastPara="1" wrap="square" lIns="91425" tIns="91425" rIns="91425" bIns="91425" anchor="t" anchorCtr="0">
                            <a:noAutofit/>
                          </wps:bodyPr>
                        </wps:wsp>
                        <wps:wsp>
                          <wps:cNvPr id="132" name="Straight Arrow Connector 132"/>
                          <wps:cNvCnPr/>
                          <wps:spPr>
                            <a:xfrm rot="10800000" flipH="1">
                              <a:off x="5058275" y="1274775"/>
                              <a:ext cx="438600" cy="4800"/>
                            </a:xfrm>
                            <a:prstGeom prst="straightConnector1">
                              <a:avLst/>
                            </a:prstGeom>
                            <a:noFill/>
                            <a:ln w="9525" cap="flat" cmpd="sng">
                              <a:solidFill>
                                <a:srgbClr val="000000"/>
                              </a:solidFill>
                              <a:prstDash val="solid"/>
                              <a:round/>
                              <a:headEnd type="none" w="sm" len="sm"/>
                              <a:tailEnd type="triangle" w="med" len="med"/>
                            </a:ln>
                          </wps:spPr>
                          <wps:bodyPr/>
                        </wps:wsp>
                        <wps:wsp>
                          <wps:cNvPr id="133" name="Straight Arrow Connector 133"/>
                          <wps:cNvCnPr/>
                          <wps:spPr>
                            <a:xfrm rot="10800000" flipH="1">
                              <a:off x="5058275" y="1880500"/>
                              <a:ext cx="438600" cy="4800"/>
                            </a:xfrm>
                            <a:prstGeom prst="straightConnector1">
                              <a:avLst/>
                            </a:prstGeom>
                            <a:noFill/>
                            <a:ln w="9525" cap="flat" cmpd="sng">
                              <a:solidFill>
                                <a:srgbClr val="000000"/>
                              </a:solidFill>
                              <a:prstDash val="solid"/>
                              <a:round/>
                              <a:headEnd type="none" w="sm" len="sm"/>
                              <a:tailEnd type="triangle" w="med" len="med"/>
                            </a:ln>
                          </wps:spPr>
                          <wps:bodyPr/>
                        </wps:wsp>
                        <wps:wsp>
                          <wps:cNvPr id="134" name="Straight Arrow Connector 134"/>
                          <wps:cNvCnPr/>
                          <wps:spPr>
                            <a:xfrm rot="10800000" flipH="1">
                              <a:off x="3541475" y="1880500"/>
                              <a:ext cx="438600" cy="4800"/>
                            </a:xfrm>
                            <a:prstGeom prst="straightConnector1">
                              <a:avLst/>
                            </a:prstGeom>
                            <a:noFill/>
                            <a:ln w="9525" cap="flat" cmpd="sng">
                              <a:solidFill>
                                <a:srgbClr val="000000"/>
                              </a:solidFill>
                              <a:prstDash val="solid"/>
                              <a:round/>
                              <a:headEnd type="none" w="sm" len="sm"/>
                              <a:tailEnd type="triangle" w="med" len="med"/>
                            </a:ln>
                          </wps:spPr>
                          <wps:bodyPr/>
                        </wps:wsp>
                        <wps:wsp>
                          <wps:cNvPr id="135" name="Straight Arrow Connector 135"/>
                          <wps:cNvCnPr/>
                          <wps:spPr>
                            <a:xfrm rot="10800000" flipH="1">
                              <a:off x="3541475" y="1261725"/>
                              <a:ext cx="438600" cy="4800"/>
                            </a:xfrm>
                            <a:prstGeom prst="straightConnector1">
                              <a:avLst/>
                            </a:prstGeom>
                            <a:noFill/>
                            <a:ln w="9525" cap="flat" cmpd="sng">
                              <a:solidFill>
                                <a:srgbClr val="000000"/>
                              </a:solidFill>
                              <a:prstDash val="solid"/>
                              <a:round/>
                              <a:headEnd type="none" w="sm" len="sm"/>
                              <a:tailEnd type="triangle" w="med" len="med"/>
                            </a:ln>
                          </wps:spPr>
                          <wps:bodyPr/>
                        </wps:wsp>
                      </wpg:grpSp>
                    </wpg:wgp>
                  </a:graphicData>
                </a:graphic>
              </wp:inline>
            </w:drawing>
          </mc:Choice>
          <mc:Fallback>
            <w:pict>
              <v:group w14:anchorId="07305C25" id="Group 4" o:spid="_x0000_s1026" style="width:338pt;height:113.3pt;mso-position-horizontal-relative:char;mso-position-vertical-relative:line" coordorigin="31996,30606" coordsize="42927,14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">
                <v:group id="Group 125" o:spid="_x0000_s1027" style="position:absolute;left:31996;top:30606;width:42927;height:14387" coordorigin="25610,9120" coordsize="39306,13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126" o:spid="_x0000_s1028" style="position:absolute;left:25610;top:9120;width:39307;height:13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" filled="f" stroked="f">
                    <v:textbox inset="2.53958mm,2.53958mm,2.53958mm,2.53958mm">
                      <w:txbxContent>
                        <w:p w14:paraId="21C93BCE" w14:textId="77777777" w:rsidR="00520BBB" w:rsidRDefault="00520BBB">
                          <w:pPr>
                            <w:spacing w:after="0" w:line="240" w:lineRule="auto"/>
                            <w:textDirection w:val="btLr"/>
                          </w:pPr>
                        </w:p>
                      </w:txbxContent>
                    </v:textbox>
                  </v:rect>
                  <v:rect id="Rectangle 127" o:spid="_x0000_s1029" style="position:absolute;left:39800;top:11178;width:10782;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" filled="f">
                    <v:stroke startarrowwidth="narrow" startarrowlength="short" endarrowwidth="narrow" endarrowlength="short" joinstyle="round"/>
                    <v:textbox inset="2.53958mm,2.53958mm,2.53958mm,2.53958mm">
                      <w:txbxContent>
                        <w:p w14:paraId="0DEACE74" w14:textId="77777777" w:rsidR="00520BBB" w:rsidRDefault="00520BBB">
                          <w:pPr>
                            <w:spacing w:after="0" w:line="240" w:lineRule="auto"/>
                            <w:jc w:val="center"/>
                            <w:textDirection w:val="btLr"/>
                          </w:pPr>
                          <w:r>
                            <w:rPr>
                              <w:rFonts w:ascii="Roboto" w:eastAsia="Roboto" w:hAnsi="Roboto" w:cs="Roboto"/>
                              <w:b/>
                              <w:color w:val="000000"/>
                              <w:sz w:val="20"/>
                            </w:rPr>
                            <w:t>Stemming</w:t>
                          </w:r>
                        </w:p>
                      </w:txbxContent>
                    </v:textbox>
                  </v:rect>
                  <v:rect id="Rectangle 128" o:spid="_x0000_s1030" style="position:absolute;left:39800;top:17212;width:10782;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" filled="f">
                    <v:stroke startarrowwidth="narrow" startarrowlength="short" endarrowwidth="narrow" endarrowlength="short" joinstyle="round"/>
                    <v:textbox inset="2.53958mm,2.53958mm,2.53958mm,2.53958mm">
                      <w:txbxContent>
                        <w:p w14:paraId="67092DE7" w14:textId="77777777" w:rsidR="00520BBB" w:rsidRDefault="00520BBB">
                          <w:pPr>
                            <w:spacing w:after="0" w:line="240" w:lineRule="auto"/>
                            <w:jc w:val="center"/>
                            <w:textDirection w:val="btLr"/>
                          </w:pPr>
                          <w:r>
                            <w:rPr>
                              <w:rFonts w:ascii="Roboto" w:eastAsia="Roboto" w:hAnsi="Roboto" w:cs="Roboto"/>
                              <w:b/>
                              <w:color w:val="000000"/>
                              <w:sz w:val="20"/>
                            </w:rPr>
                            <w:t>Lemmatization</w:t>
                          </w:r>
                        </w:p>
                      </w:txbxContent>
                    </v:textbox>
                  </v:rect>
                  <v:rect id="Rectangle 129" o:spid="_x0000_s1031" style="position:absolute;left:25610;top:9120;width:9804;height:13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" filled="f">
                    <v:stroke startarrowwidth="narrow" startarrowlength="short" endarrowwidth="narrow" endarrowlength="short" joinstyle="round"/>
                    <v:textbox inset="2.53958mm,2.53958mm,2.53958mm,2.53958mm">
                      <w:txbxContent>
                        <w:p w14:paraId="49B86F08" w14:textId="77777777" w:rsidR="00520BBB" w:rsidRDefault="00520BBB">
                          <w:pPr>
                            <w:spacing w:after="0" w:line="240" w:lineRule="auto"/>
                            <w:textDirection w:val="btLr"/>
                          </w:pPr>
                          <w:r>
                            <w:rPr>
                              <w:rFonts w:ascii="Arial" w:eastAsia="Arial" w:hAnsi="Arial" w:cs="Arial"/>
                              <w:color w:val="000000"/>
                              <w:sz w:val="28"/>
                            </w:rPr>
                            <w:t>change</w:t>
                          </w:r>
                        </w:p>
                        <w:p w14:paraId="438865D1" w14:textId="77777777" w:rsidR="00520BBB" w:rsidRDefault="00520BBB">
                          <w:pPr>
                            <w:spacing w:after="0" w:line="240" w:lineRule="auto"/>
                            <w:textDirection w:val="btLr"/>
                          </w:pPr>
                          <w:r>
                            <w:rPr>
                              <w:rFonts w:ascii="Arial" w:eastAsia="Arial" w:hAnsi="Arial" w:cs="Arial"/>
                              <w:color w:val="000000"/>
                              <w:sz w:val="28"/>
                            </w:rPr>
                            <w:t>chang</w:t>
                          </w:r>
                          <w:r>
                            <w:rPr>
                              <w:rFonts w:ascii="Arial" w:eastAsia="Arial" w:hAnsi="Arial" w:cs="Arial"/>
                              <w:b/>
                              <w:color w:val="000000"/>
                              <w:sz w:val="28"/>
                            </w:rPr>
                            <w:t>ing</w:t>
                          </w:r>
                        </w:p>
                        <w:p w14:paraId="62B6C995" w14:textId="77777777" w:rsidR="00520BBB" w:rsidRDefault="00520BBB">
                          <w:pPr>
                            <w:spacing w:after="0" w:line="240" w:lineRule="auto"/>
                            <w:textDirection w:val="btLr"/>
                          </w:pPr>
                          <w:r>
                            <w:rPr>
                              <w:rFonts w:ascii="Arial" w:eastAsia="Arial" w:hAnsi="Arial" w:cs="Arial"/>
                              <w:color w:val="000000"/>
                              <w:sz w:val="28"/>
                            </w:rPr>
                            <w:t>chang</w:t>
                          </w:r>
                          <w:r>
                            <w:rPr>
                              <w:rFonts w:ascii="Arial" w:eastAsia="Arial" w:hAnsi="Arial" w:cs="Arial"/>
                              <w:b/>
                              <w:color w:val="000000"/>
                              <w:sz w:val="28"/>
                            </w:rPr>
                            <w:t>es</w:t>
                          </w:r>
                        </w:p>
                        <w:p w14:paraId="19603DFC" w14:textId="77777777" w:rsidR="00520BBB" w:rsidRDefault="00520BBB">
                          <w:pPr>
                            <w:spacing w:after="0" w:line="240" w:lineRule="auto"/>
                            <w:textDirection w:val="btLr"/>
                          </w:pPr>
                          <w:r>
                            <w:rPr>
                              <w:rFonts w:ascii="Arial" w:eastAsia="Arial" w:hAnsi="Arial" w:cs="Arial"/>
                              <w:color w:val="000000"/>
                              <w:sz w:val="28"/>
                            </w:rPr>
                            <w:t>chang</w:t>
                          </w:r>
                          <w:r>
                            <w:rPr>
                              <w:rFonts w:ascii="Arial" w:eastAsia="Arial" w:hAnsi="Arial" w:cs="Arial"/>
                              <w:b/>
                              <w:color w:val="000000"/>
                              <w:sz w:val="28"/>
                            </w:rPr>
                            <w:t>ed</w:t>
                          </w:r>
                        </w:p>
                        <w:p w14:paraId="1C36B2C2" w14:textId="77777777" w:rsidR="00520BBB" w:rsidRDefault="00520BBB">
                          <w:pPr>
                            <w:spacing w:after="0" w:line="240" w:lineRule="auto"/>
                            <w:textDirection w:val="btLr"/>
                          </w:pPr>
                          <w:r>
                            <w:rPr>
                              <w:rFonts w:ascii="Arial" w:eastAsia="Arial" w:hAnsi="Arial" w:cs="Arial"/>
                              <w:color w:val="000000"/>
                              <w:sz w:val="28"/>
                            </w:rPr>
                            <w:t>chang</w:t>
                          </w:r>
                          <w:r>
                            <w:rPr>
                              <w:rFonts w:ascii="Arial" w:eastAsia="Arial" w:hAnsi="Arial" w:cs="Arial"/>
                              <w:b/>
                              <w:color w:val="000000"/>
                              <w:sz w:val="28"/>
                            </w:rPr>
                            <w:t>er</w:t>
                          </w:r>
                        </w:p>
                      </w:txbxContent>
                    </v:textbox>
                  </v:rect>
                  <v:rect id="Rectangle 130" o:spid="_x0000_s1032" style="position:absolute;left:51390;top:10794;width:13527;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" filled="f" stroked="f">
                    <v:textbox inset="2.53958mm,2.53958mm,2.53958mm,2.53958mm">
                      <w:txbxContent>
                        <w:p w14:paraId="041A0841" w14:textId="77777777" w:rsidR="00520BBB" w:rsidRDefault="00520BBB">
                          <w:pPr>
                            <w:spacing w:after="0" w:line="240" w:lineRule="auto"/>
                            <w:jc w:val="center"/>
                            <w:textDirection w:val="btLr"/>
                          </w:pPr>
                          <w:r>
                            <w:rPr>
                              <w:rFonts w:ascii="Roboto" w:eastAsia="Roboto" w:hAnsi="Roboto" w:cs="Roboto"/>
                              <w:color w:val="000000"/>
                              <w:sz w:val="24"/>
                            </w:rPr>
                            <w:t>chang</w:t>
                          </w:r>
                        </w:p>
                      </w:txbxContent>
                    </v:textbox>
                  </v:rect>
                  <v:rect id="Rectangle 131" o:spid="_x0000_s1033" style="position:absolute;left:51390;top:16982;width:13527;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" filled="f" stroked="f">
                    <v:textbox inset="2.53958mm,2.53958mm,2.53958mm,2.53958mm">
                      <w:txbxContent>
                        <w:p w14:paraId="30248FB8" w14:textId="77777777" w:rsidR="00520BBB" w:rsidRDefault="00520BBB">
                          <w:pPr>
                            <w:spacing w:after="0" w:line="240" w:lineRule="auto"/>
                            <w:jc w:val="center"/>
                            <w:textDirection w:val="btLr"/>
                          </w:pPr>
                          <w:r>
                            <w:rPr>
                              <w:rFonts w:ascii="Roboto" w:eastAsia="Roboto" w:hAnsi="Roboto" w:cs="Roboto"/>
                              <w:color w:val="000000"/>
                              <w:sz w:val="24"/>
                            </w:rPr>
                            <w:t>change</w:t>
                          </w:r>
                        </w:p>
                      </w:txbxContent>
                    </v:textbox>
                  </v:rect>
                  <v:shapetype id="_x0000_t32" coordsize="21600,21600" o:spt="32" o:oned="t" path="m,l21600,21600e" filled="f">
                    <v:path arrowok="t" fillok="f" o:connecttype="none"/>
                    <o:lock v:ext="edit" shapetype="t"/>
                  </v:shapetype>
                  <v:shape id="Straight Arrow Connector 132" o:spid="_x0000_s1034" type="#_x0000_t32" style="position:absolute;left:50582;top:12747;width:4386;height:4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">
                    <v:stroke startarrowwidth="narrow" startarrowlength="short" endarrow="block"/>
                  </v:shape>
                  <v:shape id="Straight Arrow Connector 133" o:spid="_x0000_s1035" type="#_x0000_t32" style="position:absolute;left:50582;top:18805;width:4386;height:4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">
                    <v:stroke startarrowwidth="narrow" startarrowlength="short" endarrow="block"/>
                  </v:shape>
                  <v:shape id="Straight Arrow Connector 134" o:spid="_x0000_s1036" type="#_x0000_t32" style="position:absolute;left:35414;top:18805;width:4386;height:4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">
                    <v:stroke startarrowwidth="narrow" startarrowlength="short" endarrow="block"/>
                  </v:shape>
                  <v:shape id="Straight Arrow Connector 135" o:spid="_x0000_s1037" type="#_x0000_t32" style="position:absolute;left:35414;top:12617;width:4386;height:4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">
                    <v:stroke startarrowwidth="narrow" startarrowlength="short" endarrow="block"/>
                  </v:shape>
                </v:group>
                <w10:anchorlock/>
              </v:group>
            </w:pict>
          </mc:Fallback>
        </mc:AlternateContent>
      </w:r>
    </w:p>
    <w:p w14:paraId="10CC6106" w14:textId="77777777" w:rsidR="00070025" w:rsidRDefault="00070025">
      <w:pPr>
        <w:spacing w:after="0" w:line="360" w:lineRule="auto"/>
        <w:jc w:val="center"/>
        <w:rPr>
          <w:rFonts w:ascii="Times New Roman" w:eastAsia="Times New Roman" w:hAnsi="Times New Roman" w:cs="Times New Roman"/>
        </w:rPr>
      </w:pPr>
    </w:p>
    <w:p w14:paraId="0BB2E379" w14:textId="77777777" w:rsidR="00070025" w:rsidRDefault="008B7CCE">
      <w:pPr>
        <w:spacing w:after="0" w:line="360" w:lineRule="auto"/>
        <w:jc w:val="center"/>
        <w:rPr>
          <w:rFonts w:ascii="Times New Roman" w:eastAsia="Times New Roman" w:hAnsi="Times New Roman" w:cs="Times New Roman"/>
          <w:i/>
        </w:rPr>
      </w:pPr>
      <w:r>
        <w:rPr>
          <w:rFonts w:ascii="Times New Roman" w:eastAsia="Times New Roman" w:hAnsi="Times New Roman" w:cs="Times New Roman"/>
        </w:rPr>
        <w:t xml:space="preserve">Gambar 3.2 Contoh perbedaan hasil </w:t>
      </w:r>
      <w:r>
        <w:rPr>
          <w:rFonts w:ascii="Times New Roman" w:eastAsia="Times New Roman" w:hAnsi="Times New Roman" w:cs="Times New Roman"/>
          <w:i/>
        </w:rPr>
        <w:t xml:space="preserve">stemming </w:t>
      </w:r>
      <w:r>
        <w:rPr>
          <w:rFonts w:ascii="Times New Roman" w:eastAsia="Times New Roman" w:hAnsi="Times New Roman" w:cs="Times New Roman"/>
        </w:rPr>
        <w:t xml:space="preserve">dan </w:t>
      </w:r>
      <w:r>
        <w:rPr>
          <w:rFonts w:ascii="Times New Roman" w:eastAsia="Times New Roman" w:hAnsi="Times New Roman" w:cs="Times New Roman"/>
          <w:i/>
        </w:rPr>
        <w:t>lemmatization</w:t>
      </w:r>
    </w:p>
    <w:p w14:paraId="68CD4696" w14:textId="77777777" w:rsidR="00070025" w:rsidRDefault="00070025">
      <w:pPr>
        <w:spacing w:after="0" w:line="360" w:lineRule="auto"/>
        <w:ind w:firstLine="720"/>
        <w:jc w:val="both"/>
        <w:rPr>
          <w:rFonts w:ascii="Times New Roman" w:eastAsia="Times New Roman" w:hAnsi="Times New Roman" w:cs="Times New Roman"/>
        </w:rPr>
      </w:pPr>
    </w:p>
    <w:p w14:paraId="2619DA16" w14:textId="420E10AD"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Berdasarkan uraian tersebut, </w:t>
      </w:r>
      <w:r>
        <w:rPr>
          <w:rFonts w:ascii="Times New Roman" w:eastAsia="Times New Roman" w:hAnsi="Times New Roman" w:cs="Times New Roman"/>
          <w:i/>
        </w:rPr>
        <w:t>lemmatization</w:t>
      </w:r>
      <w:r>
        <w:rPr>
          <w:rFonts w:ascii="Times New Roman" w:eastAsia="Times New Roman" w:hAnsi="Times New Roman" w:cs="Times New Roman"/>
        </w:rPr>
        <w:t xml:space="preserve"> </w:t>
      </w:r>
      <w:r w:rsidR="0054791B">
        <w:rPr>
          <w:rFonts w:ascii="Times New Roman" w:eastAsia="Times New Roman" w:hAnsi="Times New Roman" w:cs="Times New Roman"/>
        </w:rPr>
        <w:t xml:space="preserve">dipilih sebagai metode </w:t>
      </w:r>
      <w:r>
        <w:rPr>
          <w:rFonts w:ascii="Times New Roman" w:eastAsia="Times New Roman" w:hAnsi="Times New Roman" w:cs="Times New Roman"/>
        </w:rPr>
        <w:t>untuk melakukan normalisasi kata agar mendapatkan bentuk kata yang lebih informatif. NLTK Lemmatizer yang digunakan dalam tahapan ini adalah dengan metode WordNetLemmatizer (</w:t>
      </w:r>
      <w:proofErr w:type="gramStart"/>
      <w:r>
        <w:rPr>
          <w:rFonts w:ascii="Times New Roman" w:eastAsia="Times New Roman" w:hAnsi="Times New Roman" w:cs="Times New Roman"/>
        </w:rPr>
        <w:t>nltk.stem</w:t>
      </w:r>
      <w:proofErr w:type="gramEnd"/>
      <w:r>
        <w:rPr>
          <w:rFonts w:ascii="Times New Roman" w:eastAsia="Times New Roman" w:hAnsi="Times New Roman" w:cs="Times New Roman"/>
        </w:rPr>
        <w:t>.WordNetLemmatizer.lemmatize) yang akan dibantu menggunakan tag PoS, hal ini penting dilakukan karena tanpa memahami apakah sebuah kata digunakan sebagai kata kerja, kata benda, atau kata sifat dalam sebuah kalimat, hasil lematisasi akan kurang efektif. Metode WordNetLemmatizer memerlukan parameter “</w:t>
      </w:r>
      <w:r>
        <w:rPr>
          <w:rFonts w:ascii="Times New Roman" w:eastAsia="Times New Roman" w:hAnsi="Times New Roman" w:cs="Times New Roman"/>
          <w:i/>
        </w:rPr>
        <w:t>wordnet</w:t>
      </w:r>
      <w:r>
        <w:rPr>
          <w:rFonts w:ascii="Times New Roman" w:eastAsia="Times New Roman" w:hAnsi="Times New Roman" w:cs="Times New Roman"/>
        </w:rPr>
        <w:t>” dan “</w:t>
      </w:r>
      <w:r>
        <w:rPr>
          <w:rFonts w:ascii="Times New Roman" w:eastAsia="Times New Roman" w:hAnsi="Times New Roman" w:cs="Times New Roman"/>
          <w:i/>
        </w:rPr>
        <w:t>pos</w:t>
      </w:r>
      <w:r>
        <w:rPr>
          <w:rFonts w:ascii="Times New Roman" w:eastAsia="Times New Roman" w:hAnsi="Times New Roman" w:cs="Times New Roman"/>
        </w:rPr>
        <w:t xml:space="preserve">” untuk melakukan lematisasi. Parameter </w:t>
      </w:r>
      <w:r>
        <w:rPr>
          <w:rFonts w:ascii="Times New Roman" w:eastAsia="Times New Roman" w:hAnsi="Times New Roman" w:cs="Times New Roman"/>
          <w:i/>
        </w:rPr>
        <w:t xml:space="preserve">wordnet </w:t>
      </w:r>
      <w:r>
        <w:rPr>
          <w:rFonts w:ascii="Times New Roman" w:eastAsia="Times New Roman" w:hAnsi="Times New Roman" w:cs="Times New Roman"/>
        </w:rPr>
        <w:t>membutuhkan nilai tag PoS dalam kalimat, tag tersebut menggunakan konstanta PoS yang terdiri dari “a”, “s”, “r”, “n”, “v” untuk untuk tag ADJ (</w:t>
      </w:r>
      <w:r>
        <w:rPr>
          <w:rFonts w:ascii="Times New Roman" w:eastAsia="Times New Roman" w:hAnsi="Times New Roman" w:cs="Times New Roman"/>
          <w:i/>
        </w:rPr>
        <w:t>Adjective</w:t>
      </w:r>
      <w:r>
        <w:rPr>
          <w:rFonts w:ascii="Times New Roman" w:eastAsia="Times New Roman" w:hAnsi="Times New Roman" w:cs="Times New Roman"/>
        </w:rPr>
        <w:t>), ADJ SAT (</w:t>
      </w:r>
      <w:r>
        <w:rPr>
          <w:rFonts w:ascii="Times New Roman" w:eastAsia="Times New Roman" w:hAnsi="Times New Roman" w:cs="Times New Roman"/>
          <w:i/>
        </w:rPr>
        <w:t>Adjective Sattelite</w:t>
      </w:r>
      <w:r>
        <w:rPr>
          <w:rFonts w:ascii="Times New Roman" w:eastAsia="Times New Roman" w:hAnsi="Times New Roman" w:cs="Times New Roman"/>
        </w:rPr>
        <w:t>), ADV (</w:t>
      </w:r>
      <w:r>
        <w:rPr>
          <w:rFonts w:ascii="Times New Roman" w:eastAsia="Times New Roman" w:hAnsi="Times New Roman" w:cs="Times New Roman"/>
          <w:i/>
        </w:rPr>
        <w:t>Adverb</w:t>
      </w:r>
      <w:r>
        <w:rPr>
          <w:rFonts w:ascii="Times New Roman" w:eastAsia="Times New Roman" w:hAnsi="Times New Roman" w:cs="Times New Roman"/>
        </w:rPr>
        <w:t>), NOUN (</w:t>
      </w:r>
      <w:r>
        <w:rPr>
          <w:rFonts w:ascii="Times New Roman" w:eastAsia="Times New Roman" w:hAnsi="Times New Roman" w:cs="Times New Roman"/>
          <w:i/>
        </w:rPr>
        <w:t>Noun</w:t>
      </w:r>
      <w:r>
        <w:rPr>
          <w:rFonts w:ascii="Times New Roman" w:eastAsia="Times New Roman" w:hAnsi="Times New Roman" w:cs="Times New Roman"/>
        </w:rPr>
        <w:t>), VERB (</w:t>
      </w:r>
      <w:r>
        <w:rPr>
          <w:rFonts w:ascii="Times New Roman" w:eastAsia="Times New Roman" w:hAnsi="Times New Roman" w:cs="Times New Roman"/>
          <w:i/>
        </w:rPr>
        <w:t>Verb</w:t>
      </w:r>
      <w:r>
        <w:rPr>
          <w:rFonts w:ascii="Times New Roman" w:eastAsia="Times New Roman" w:hAnsi="Times New Roman" w:cs="Times New Roman"/>
        </w:rPr>
        <w:t xml:space="preserve">).  </w:t>
      </w:r>
    </w:p>
    <w:p w14:paraId="48D03F8E"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Langkah-langkah untuk melakukan </w:t>
      </w:r>
      <w:r>
        <w:rPr>
          <w:rFonts w:ascii="Times New Roman" w:eastAsia="Times New Roman" w:hAnsi="Times New Roman" w:cs="Times New Roman"/>
          <w:i/>
        </w:rPr>
        <w:t xml:space="preserve">lemmatization </w:t>
      </w:r>
      <w:r>
        <w:rPr>
          <w:rFonts w:ascii="Times New Roman" w:eastAsia="Times New Roman" w:hAnsi="Times New Roman" w:cs="Times New Roman"/>
        </w:rPr>
        <w:t>dengan bantuan tag PoS adalah sebagai berikut:</w:t>
      </w:r>
    </w:p>
    <w:p w14:paraId="782301F3" w14:textId="77777777" w:rsidR="00070025" w:rsidRDefault="008B7CCE">
      <w:pPr>
        <w:numPr>
          <w:ilvl w:val="0"/>
          <w:numId w:val="5"/>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Impor </w:t>
      </w:r>
      <w:r>
        <w:rPr>
          <w:rFonts w:ascii="Times New Roman" w:eastAsia="Times New Roman" w:hAnsi="Times New Roman" w:cs="Times New Roman"/>
          <w:i/>
        </w:rPr>
        <w:t>library</w:t>
      </w:r>
      <w:r>
        <w:rPr>
          <w:rFonts w:ascii="Times New Roman" w:eastAsia="Times New Roman" w:hAnsi="Times New Roman" w:cs="Times New Roman"/>
        </w:rPr>
        <w:t xml:space="preserve"> </w:t>
      </w:r>
      <w:proofErr w:type="gramStart"/>
      <w:r>
        <w:rPr>
          <w:rFonts w:ascii="Times New Roman" w:eastAsia="Times New Roman" w:hAnsi="Times New Roman" w:cs="Times New Roman"/>
        </w:rPr>
        <w:t>nltk.stem</w:t>
      </w:r>
      <w:proofErr w:type="gramEnd"/>
      <w:r>
        <w:rPr>
          <w:rFonts w:ascii="Times New Roman" w:eastAsia="Times New Roman" w:hAnsi="Times New Roman" w:cs="Times New Roman"/>
        </w:rPr>
        <w:t>.WordNetLemmatizer dan nltk.corpus.wordnet</w:t>
      </w:r>
    </w:p>
    <w:p w14:paraId="720EBF89" w14:textId="77777777" w:rsidR="00070025" w:rsidRDefault="008B7CCE">
      <w:pPr>
        <w:numPr>
          <w:ilvl w:val="0"/>
          <w:numId w:val="5"/>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Dapatkan tag PoS untuk setiap token pada teks ulasan</w:t>
      </w:r>
    </w:p>
    <w:p w14:paraId="3AD6D924" w14:textId="77777777" w:rsidR="00070025" w:rsidRDefault="008B7CCE">
      <w:pPr>
        <w:numPr>
          <w:ilvl w:val="0"/>
          <w:numId w:val="5"/>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Ubah tag PoS menjadi tag wordnet (ADJ/VERB/NOUN/ADV)</w:t>
      </w:r>
    </w:p>
    <w:p w14:paraId="5F5502FB" w14:textId="77777777" w:rsidR="00070025" w:rsidRDefault="008B7CCE">
      <w:pPr>
        <w:numPr>
          <w:ilvl w:val="0"/>
          <w:numId w:val="5"/>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Lakukan lematisasi dengan fungsi </w:t>
      </w:r>
      <w:proofErr w:type="gramStart"/>
      <w:r>
        <w:rPr>
          <w:rFonts w:ascii="Times New Roman" w:eastAsia="Times New Roman" w:hAnsi="Times New Roman" w:cs="Times New Roman"/>
        </w:rPr>
        <w:t>lemmatize(</w:t>
      </w:r>
      <w:proofErr w:type="gramEnd"/>
      <w:r>
        <w:rPr>
          <w:rFonts w:ascii="Times New Roman" w:eastAsia="Times New Roman" w:hAnsi="Times New Roman" w:cs="Times New Roman"/>
        </w:rPr>
        <w:t xml:space="preserve">) pada </w:t>
      </w:r>
      <w:r>
        <w:rPr>
          <w:rFonts w:ascii="Times New Roman" w:eastAsia="Times New Roman" w:hAnsi="Times New Roman" w:cs="Times New Roman"/>
          <w:i/>
        </w:rPr>
        <w:t>instance</w:t>
      </w:r>
      <w:r>
        <w:rPr>
          <w:rFonts w:ascii="Times New Roman" w:eastAsia="Times New Roman" w:hAnsi="Times New Roman" w:cs="Times New Roman"/>
        </w:rPr>
        <w:t xml:space="preserve"> WordNetLemmatizer() menggunakan parameter tag wordnet untuk setiap tokennya.</w:t>
      </w:r>
    </w:p>
    <w:p w14:paraId="5B604D45" w14:textId="77777777" w:rsidR="00070025" w:rsidRDefault="00070025">
      <w:pPr>
        <w:spacing w:after="0" w:line="360" w:lineRule="auto"/>
        <w:jc w:val="both"/>
        <w:rPr>
          <w:rFonts w:ascii="Times New Roman" w:eastAsia="Times New Roman" w:hAnsi="Times New Roman" w:cs="Times New Roman"/>
        </w:rPr>
      </w:pPr>
    </w:p>
    <w:p w14:paraId="18813419" w14:textId="77777777" w:rsidR="00070025" w:rsidRDefault="008B7CCE">
      <w:pPr>
        <w:spacing w:after="0" w:line="360" w:lineRule="auto"/>
        <w:jc w:val="both"/>
        <w:rPr>
          <w:rFonts w:ascii="Times New Roman" w:eastAsia="Times New Roman" w:hAnsi="Times New Roman" w:cs="Times New Roman"/>
          <w:b/>
        </w:rPr>
      </w:pPr>
      <w:r>
        <w:br w:type="page"/>
      </w:r>
    </w:p>
    <w:p w14:paraId="2FB8695E" w14:textId="77777777" w:rsidR="00070025" w:rsidRDefault="008B7CCE">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3.4 Implementasi Klasifikasi Sentimen</w:t>
      </w:r>
    </w:p>
    <w:p w14:paraId="50AEFD29"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Klasifikasi sentimen dilakukan setelah data ulasan telah melalui proses </w:t>
      </w:r>
      <w:r>
        <w:rPr>
          <w:rFonts w:ascii="Times New Roman" w:eastAsia="Times New Roman" w:hAnsi="Times New Roman" w:cs="Times New Roman"/>
          <w:i/>
        </w:rPr>
        <w:t>text preprocessing</w:t>
      </w:r>
      <w:r>
        <w:rPr>
          <w:rFonts w:ascii="Times New Roman" w:eastAsia="Times New Roman" w:hAnsi="Times New Roman" w:cs="Times New Roman"/>
        </w:rPr>
        <w:t xml:space="preserve">. Tahapan ini dimulai dari melakukan ekstraksi fitur pada teks ulasan menggunakan representasi </w:t>
      </w:r>
      <w:r>
        <w:rPr>
          <w:rFonts w:ascii="Times New Roman" w:eastAsia="Times New Roman" w:hAnsi="Times New Roman" w:cs="Times New Roman"/>
          <w:i/>
        </w:rPr>
        <w:t>Bag-of-Words</w:t>
      </w:r>
      <w:r>
        <w:rPr>
          <w:rFonts w:ascii="Times New Roman" w:eastAsia="Times New Roman" w:hAnsi="Times New Roman" w:cs="Times New Roman"/>
        </w:rPr>
        <w:t xml:space="preserve"> dan pembobotan kata TF-IDF, pembagian data menjadi set data latih dan uji, melatih model </w:t>
      </w:r>
      <w:r>
        <w:rPr>
          <w:rFonts w:ascii="Times New Roman" w:eastAsia="Times New Roman" w:hAnsi="Times New Roman" w:cs="Times New Roman"/>
          <w:i/>
        </w:rPr>
        <w:t>machine learning</w:t>
      </w:r>
      <w:r>
        <w:rPr>
          <w:rFonts w:ascii="Times New Roman" w:eastAsia="Times New Roman" w:hAnsi="Times New Roman" w:cs="Times New Roman"/>
        </w:rPr>
        <w:t>, kemudian memprediksi sentimen dan mengujinya menggunakan model yang sudah dilatih.</w:t>
      </w:r>
    </w:p>
    <w:p w14:paraId="6432E8B5" w14:textId="77777777" w:rsidR="00070025" w:rsidRDefault="00070025">
      <w:pPr>
        <w:spacing w:after="0" w:line="360" w:lineRule="auto"/>
        <w:jc w:val="both"/>
        <w:rPr>
          <w:rFonts w:ascii="Times New Roman" w:eastAsia="Times New Roman" w:hAnsi="Times New Roman" w:cs="Times New Roman"/>
          <w:b/>
        </w:rPr>
      </w:pPr>
    </w:p>
    <w:p w14:paraId="1016474A" w14:textId="77777777" w:rsidR="00070025" w:rsidRDefault="008B7CCE">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3.4.1 Ekstraksi Fitur</w:t>
      </w:r>
    </w:p>
    <w:p w14:paraId="41B9AC10"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Data teks ulasan perlu direpresentasikan menjadi data numerik sebelum digunakan untuk melatih model </w:t>
      </w:r>
      <w:r>
        <w:rPr>
          <w:rFonts w:ascii="Times New Roman" w:eastAsia="Times New Roman" w:hAnsi="Times New Roman" w:cs="Times New Roman"/>
          <w:i/>
        </w:rPr>
        <w:t>machine learning</w:t>
      </w:r>
      <w:r>
        <w:rPr>
          <w:rFonts w:ascii="Times New Roman" w:eastAsia="Times New Roman" w:hAnsi="Times New Roman" w:cs="Times New Roman"/>
        </w:rPr>
        <w:t xml:space="preserve"> dan mengujinya, hal ini dapat dilakukan dengan ekstraksi fitur. Ekstraksi Fitur dilakukan dengan menggunakan Bag-of-Words dan TF-IDF yang kemudian akan dibandingkan hasil keduanya berdasarkan akurasi klasifikasi sentimen yang dihasilkan. Langkah pertama dalam ekstraksi fitur adalah mengambil daftar semua kata dalam dokumen, dalam contoh berikut, terdapat tiga baris dokumen yang akan diperlakukan sebagai corpus.</w:t>
      </w:r>
    </w:p>
    <w:p w14:paraId="0B0AB4E9" w14:textId="77777777" w:rsidR="00070025" w:rsidRDefault="00070025">
      <w:pPr>
        <w:spacing w:after="0" w:line="360" w:lineRule="auto"/>
        <w:jc w:val="both"/>
        <w:rPr>
          <w:rFonts w:ascii="Times New Roman" w:eastAsia="Times New Roman" w:hAnsi="Times New Roman" w:cs="Times New Roman"/>
        </w:rPr>
      </w:pPr>
    </w:p>
    <w:p w14:paraId="34CB12FB"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Doc1: "Amazon Prime is amazing"</w:t>
      </w:r>
    </w:p>
    <w:p w14:paraId="6DA3F3D5"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Doc2: "Best place to shop"</w:t>
      </w:r>
    </w:p>
    <w:p w14:paraId="45CE2B9D"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Doc3: "Amazing choice to shop"</w:t>
      </w:r>
    </w:p>
    <w:p w14:paraId="116BFBFB" w14:textId="77777777" w:rsidR="00070025" w:rsidRDefault="00070025">
      <w:pPr>
        <w:spacing w:after="0" w:line="360" w:lineRule="auto"/>
        <w:jc w:val="both"/>
        <w:rPr>
          <w:rFonts w:ascii="Times New Roman" w:eastAsia="Times New Roman" w:hAnsi="Times New Roman" w:cs="Times New Roman"/>
        </w:rPr>
      </w:pPr>
    </w:p>
    <w:p w14:paraId="76AE8CC5"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Berdasarkan contoh corpus yang diberikan, daftar kosakata unik yang didapatkan adalah sebanyak 9 kata, yaitu “amazing”, “</w:t>
      </w:r>
      <w:r>
        <w:rPr>
          <w:rFonts w:ascii="Times New Roman" w:eastAsia="Times New Roman" w:hAnsi="Times New Roman" w:cs="Times New Roman"/>
          <w:i/>
        </w:rPr>
        <w:t>amazon</w:t>
      </w:r>
      <w:r>
        <w:rPr>
          <w:rFonts w:ascii="Times New Roman" w:eastAsia="Times New Roman" w:hAnsi="Times New Roman" w:cs="Times New Roman"/>
        </w:rPr>
        <w:t>”, “</w:t>
      </w:r>
      <w:r>
        <w:rPr>
          <w:rFonts w:ascii="Times New Roman" w:eastAsia="Times New Roman" w:hAnsi="Times New Roman" w:cs="Times New Roman"/>
          <w:i/>
        </w:rPr>
        <w:t>best</w:t>
      </w:r>
      <w:r>
        <w:rPr>
          <w:rFonts w:ascii="Times New Roman" w:eastAsia="Times New Roman" w:hAnsi="Times New Roman" w:cs="Times New Roman"/>
        </w:rPr>
        <w:t>”, “</w:t>
      </w:r>
      <w:r>
        <w:rPr>
          <w:rFonts w:ascii="Times New Roman" w:eastAsia="Times New Roman" w:hAnsi="Times New Roman" w:cs="Times New Roman"/>
          <w:i/>
        </w:rPr>
        <w:t>choice</w:t>
      </w:r>
      <w:r>
        <w:rPr>
          <w:rFonts w:ascii="Times New Roman" w:eastAsia="Times New Roman" w:hAnsi="Times New Roman" w:cs="Times New Roman"/>
        </w:rPr>
        <w:t>”, “</w:t>
      </w:r>
      <w:r>
        <w:rPr>
          <w:rFonts w:ascii="Times New Roman" w:eastAsia="Times New Roman" w:hAnsi="Times New Roman" w:cs="Times New Roman"/>
          <w:i/>
        </w:rPr>
        <w:t>is</w:t>
      </w:r>
      <w:r>
        <w:rPr>
          <w:rFonts w:ascii="Times New Roman" w:eastAsia="Times New Roman" w:hAnsi="Times New Roman" w:cs="Times New Roman"/>
        </w:rPr>
        <w:t>”, “</w:t>
      </w:r>
      <w:r>
        <w:rPr>
          <w:rFonts w:ascii="Times New Roman" w:eastAsia="Times New Roman" w:hAnsi="Times New Roman" w:cs="Times New Roman"/>
          <w:i/>
        </w:rPr>
        <w:t>place</w:t>
      </w:r>
      <w:r>
        <w:rPr>
          <w:rFonts w:ascii="Times New Roman" w:eastAsia="Times New Roman" w:hAnsi="Times New Roman" w:cs="Times New Roman"/>
        </w:rPr>
        <w:t>” “</w:t>
      </w:r>
      <w:r>
        <w:rPr>
          <w:rFonts w:ascii="Times New Roman" w:eastAsia="Times New Roman" w:hAnsi="Times New Roman" w:cs="Times New Roman"/>
          <w:i/>
        </w:rPr>
        <w:t>prime</w:t>
      </w:r>
      <w:r>
        <w:rPr>
          <w:rFonts w:ascii="Times New Roman" w:eastAsia="Times New Roman" w:hAnsi="Times New Roman" w:cs="Times New Roman"/>
        </w:rPr>
        <w:t>”, “</w:t>
      </w:r>
      <w:r>
        <w:rPr>
          <w:rFonts w:ascii="Times New Roman" w:eastAsia="Times New Roman" w:hAnsi="Times New Roman" w:cs="Times New Roman"/>
          <w:i/>
        </w:rPr>
        <w:t>shop</w:t>
      </w:r>
      <w:r>
        <w:rPr>
          <w:rFonts w:ascii="Times New Roman" w:eastAsia="Times New Roman" w:hAnsi="Times New Roman" w:cs="Times New Roman"/>
        </w:rPr>
        <w:t>”, dan “</w:t>
      </w:r>
      <w:r>
        <w:rPr>
          <w:rFonts w:ascii="Times New Roman" w:eastAsia="Times New Roman" w:hAnsi="Times New Roman" w:cs="Times New Roman"/>
          <w:i/>
        </w:rPr>
        <w:t>to</w:t>
      </w:r>
      <w:r>
        <w:rPr>
          <w:rFonts w:ascii="Times New Roman" w:eastAsia="Times New Roman" w:hAnsi="Times New Roman" w:cs="Times New Roman"/>
        </w:rPr>
        <w:t xml:space="preserve">” dari corpus yang berisi 12 kata. </w:t>
      </w:r>
      <w:r>
        <w:rPr>
          <w:rFonts w:ascii="Times New Roman" w:eastAsia="Times New Roman" w:hAnsi="Times New Roman" w:cs="Times New Roman"/>
          <w:i/>
        </w:rPr>
        <w:t>Bag-of-Words</w:t>
      </w:r>
      <w:r>
        <w:rPr>
          <w:rFonts w:ascii="Times New Roman" w:eastAsia="Times New Roman" w:hAnsi="Times New Roman" w:cs="Times New Roman"/>
        </w:rPr>
        <w:t xml:space="preserve"> dilakukan dengan menghitung berapa kali setiap kata muncul di setiap dokumen. Dokumen teks diubah menjadi vektor yang akan digunakan sebagai masukan atau keluaran untuk model </w:t>
      </w:r>
      <w:r>
        <w:rPr>
          <w:rFonts w:ascii="Times New Roman" w:eastAsia="Times New Roman" w:hAnsi="Times New Roman" w:cs="Times New Roman"/>
          <w:i/>
        </w:rPr>
        <w:t>machine learning</w:t>
      </w:r>
      <w:r>
        <w:rPr>
          <w:rFonts w:ascii="Times New Roman" w:eastAsia="Times New Roman" w:hAnsi="Times New Roman" w:cs="Times New Roman"/>
        </w:rPr>
        <w:t xml:space="preserve">. Metode penilaian yang paling sederhana adalah dengan menandai keberadaan kata sebagai nilai </w:t>
      </w:r>
      <w:r>
        <w:rPr>
          <w:rFonts w:ascii="Times New Roman" w:eastAsia="Times New Roman" w:hAnsi="Times New Roman" w:cs="Times New Roman"/>
          <w:i/>
        </w:rPr>
        <w:t xml:space="preserve">boolean </w:t>
      </w:r>
      <w:r>
        <w:rPr>
          <w:rFonts w:ascii="Times New Roman" w:eastAsia="Times New Roman" w:hAnsi="Times New Roman" w:cs="Times New Roman"/>
        </w:rPr>
        <w:t>jika kata tersebut terdapat pada dokumen, 0 jika tidak ada, 1 jika ada.</w:t>
      </w:r>
    </w:p>
    <w:p w14:paraId="215B5170" w14:textId="77777777" w:rsidR="00070025" w:rsidRDefault="008B7CCE">
      <w:pPr>
        <w:spacing w:after="0" w:line="360" w:lineRule="auto"/>
        <w:jc w:val="both"/>
        <w:rPr>
          <w:rFonts w:ascii="Times New Roman" w:eastAsia="Times New Roman" w:hAnsi="Times New Roman" w:cs="Times New Roman"/>
        </w:rPr>
      </w:pPr>
      <w:r>
        <w:br w:type="page"/>
      </w:r>
    </w:p>
    <w:p w14:paraId="474FF082" w14:textId="77777777" w:rsidR="00070025" w:rsidRDefault="00070025">
      <w:pPr>
        <w:spacing w:after="0" w:line="360" w:lineRule="auto"/>
        <w:jc w:val="both"/>
        <w:rPr>
          <w:rFonts w:ascii="Times New Roman" w:eastAsia="Times New Roman" w:hAnsi="Times New Roman" w:cs="Times New Roman"/>
        </w:rPr>
      </w:pPr>
    </w:p>
    <w:tbl>
      <w:tblPr>
        <w:tblStyle w:val="a3"/>
        <w:tblW w:w="76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
        <w:gridCol w:w="840"/>
        <w:gridCol w:w="780"/>
        <w:gridCol w:w="780"/>
        <w:gridCol w:w="780"/>
        <w:gridCol w:w="780"/>
        <w:gridCol w:w="780"/>
        <w:gridCol w:w="780"/>
        <w:gridCol w:w="780"/>
        <w:gridCol w:w="780"/>
      </w:tblGrid>
      <w:tr w:rsidR="00070025" w14:paraId="2C697CE2" w14:textId="77777777">
        <w:trPr>
          <w:jc w:val="center"/>
        </w:trPr>
        <w:tc>
          <w:tcPr>
            <w:tcW w:w="540" w:type="dxa"/>
            <w:shd w:val="clear" w:color="auto" w:fill="auto"/>
            <w:tcMar>
              <w:top w:w="100" w:type="dxa"/>
              <w:left w:w="100" w:type="dxa"/>
              <w:bottom w:w="100" w:type="dxa"/>
              <w:right w:w="100" w:type="dxa"/>
            </w:tcMar>
            <w:vAlign w:val="center"/>
          </w:tcPr>
          <w:p w14:paraId="60CA7541"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Doc</w:t>
            </w:r>
          </w:p>
        </w:tc>
        <w:tc>
          <w:tcPr>
            <w:tcW w:w="840" w:type="dxa"/>
            <w:shd w:val="clear" w:color="auto" w:fill="auto"/>
            <w:tcMar>
              <w:top w:w="100" w:type="dxa"/>
              <w:left w:w="100" w:type="dxa"/>
              <w:bottom w:w="100" w:type="dxa"/>
              <w:right w:w="100" w:type="dxa"/>
            </w:tcMar>
            <w:vAlign w:val="center"/>
          </w:tcPr>
          <w:p w14:paraId="52012A22"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amazing</w:t>
            </w:r>
          </w:p>
        </w:tc>
        <w:tc>
          <w:tcPr>
            <w:tcW w:w="780" w:type="dxa"/>
            <w:shd w:val="clear" w:color="auto" w:fill="auto"/>
            <w:tcMar>
              <w:top w:w="100" w:type="dxa"/>
              <w:left w:w="100" w:type="dxa"/>
              <w:bottom w:w="100" w:type="dxa"/>
              <w:right w:w="100" w:type="dxa"/>
            </w:tcMar>
            <w:vAlign w:val="center"/>
          </w:tcPr>
          <w:p w14:paraId="11BA4D4B"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amazon</w:t>
            </w:r>
          </w:p>
        </w:tc>
        <w:tc>
          <w:tcPr>
            <w:tcW w:w="780" w:type="dxa"/>
            <w:shd w:val="clear" w:color="auto" w:fill="auto"/>
            <w:tcMar>
              <w:top w:w="100" w:type="dxa"/>
              <w:left w:w="100" w:type="dxa"/>
              <w:bottom w:w="100" w:type="dxa"/>
              <w:right w:w="100" w:type="dxa"/>
            </w:tcMar>
            <w:vAlign w:val="center"/>
          </w:tcPr>
          <w:p w14:paraId="33340226"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best</w:t>
            </w:r>
          </w:p>
        </w:tc>
        <w:tc>
          <w:tcPr>
            <w:tcW w:w="780" w:type="dxa"/>
            <w:shd w:val="clear" w:color="auto" w:fill="auto"/>
            <w:tcMar>
              <w:top w:w="100" w:type="dxa"/>
              <w:left w:w="100" w:type="dxa"/>
              <w:bottom w:w="100" w:type="dxa"/>
              <w:right w:w="100" w:type="dxa"/>
            </w:tcMar>
            <w:vAlign w:val="center"/>
          </w:tcPr>
          <w:p w14:paraId="6D4345B7"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choice</w:t>
            </w:r>
          </w:p>
        </w:tc>
        <w:tc>
          <w:tcPr>
            <w:tcW w:w="780" w:type="dxa"/>
            <w:shd w:val="clear" w:color="auto" w:fill="auto"/>
            <w:tcMar>
              <w:top w:w="100" w:type="dxa"/>
              <w:left w:w="100" w:type="dxa"/>
              <w:bottom w:w="100" w:type="dxa"/>
              <w:right w:w="100" w:type="dxa"/>
            </w:tcMar>
            <w:vAlign w:val="center"/>
          </w:tcPr>
          <w:p w14:paraId="48D67C7C"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is</w:t>
            </w:r>
          </w:p>
        </w:tc>
        <w:tc>
          <w:tcPr>
            <w:tcW w:w="780" w:type="dxa"/>
            <w:shd w:val="clear" w:color="auto" w:fill="auto"/>
            <w:tcMar>
              <w:top w:w="100" w:type="dxa"/>
              <w:left w:w="100" w:type="dxa"/>
              <w:bottom w:w="100" w:type="dxa"/>
              <w:right w:w="100" w:type="dxa"/>
            </w:tcMar>
            <w:vAlign w:val="center"/>
          </w:tcPr>
          <w:p w14:paraId="67727663"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place</w:t>
            </w:r>
          </w:p>
        </w:tc>
        <w:tc>
          <w:tcPr>
            <w:tcW w:w="780" w:type="dxa"/>
            <w:shd w:val="clear" w:color="auto" w:fill="auto"/>
            <w:tcMar>
              <w:top w:w="100" w:type="dxa"/>
              <w:left w:w="100" w:type="dxa"/>
              <w:bottom w:w="100" w:type="dxa"/>
              <w:right w:w="100" w:type="dxa"/>
            </w:tcMar>
            <w:vAlign w:val="center"/>
          </w:tcPr>
          <w:p w14:paraId="2D34AFE6"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prime</w:t>
            </w:r>
          </w:p>
        </w:tc>
        <w:tc>
          <w:tcPr>
            <w:tcW w:w="780" w:type="dxa"/>
            <w:shd w:val="clear" w:color="auto" w:fill="auto"/>
            <w:tcMar>
              <w:top w:w="100" w:type="dxa"/>
              <w:left w:w="100" w:type="dxa"/>
              <w:bottom w:w="100" w:type="dxa"/>
              <w:right w:w="100" w:type="dxa"/>
            </w:tcMar>
            <w:vAlign w:val="center"/>
          </w:tcPr>
          <w:p w14:paraId="594CCEAA"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shop</w:t>
            </w:r>
          </w:p>
        </w:tc>
        <w:tc>
          <w:tcPr>
            <w:tcW w:w="780" w:type="dxa"/>
            <w:shd w:val="clear" w:color="auto" w:fill="auto"/>
            <w:tcMar>
              <w:top w:w="100" w:type="dxa"/>
              <w:left w:w="100" w:type="dxa"/>
              <w:bottom w:w="100" w:type="dxa"/>
              <w:right w:w="100" w:type="dxa"/>
            </w:tcMar>
            <w:vAlign w:val="center"/>
          </w:tcPr>
          <w:p w14:paraId="72A12DDD"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to</w:t>
            </w:r>
          </w:p>
        </w:tc>
      </w:tr>
      <w:tr w:rsidR="00070025" w14:paraId="4F8DC744" w14:textId="77777777">
        <w:trPr>
          <w:jc w:val="center"/>
        </w:trPr>
        <w:tc>
          <w:tcPr>
            <w:tcW w:w="540" w:type="dxa"/>
            <w:shd w:val="clear" w:color="auto" w:fill="auto"/>
            <w:tcMar>
              <w:top w:w="100" w:type="dxa"/>
              <w:left w:w="100" w:type="dxa"/>
              <w:bottom w:w="100" w:type="dxa"/>
              <w:right w:w="100" w:type="dxa"/>
            </w:tcMar>
            <w:vAlign w:val="center"/>
          </w:tcPr>
          <w:p w14:paraId="65E8BED8"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840" w:type="dxa"/>
            <w:shd w:val="clear" w:color="auto" w:fill="auto"/>
            <w:tcMar>
              <w:top w:w="100" w:type="dxa"/>
              <w:left w:w="100" w:type="dxa"/>
              <w:bottom w:w="100" w:type="dxa"/>
              <w:right w:w="100" w:type="dxa"/>
            </w:tcMar>
            <w:vAlign w:val="center"/>
          </w:tcPr>
          <w:p w14:paraId="2CEE4F05"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80" w:type="dxa"/>
            <w:shd w:val="clear" w:color="auto" w:fill="auto"/>
            <w:tcMar>
              <w:top w:w="100" w:type="dxa"/>
              <w:left w:w="100" w:type="dxa"/>
              <w:bottom w:w="100" w:type="dxa"/>
              <w:right w:w="100" w:type="dxa"/>
            </w:tcMar>
            <w:vAlign w:val="center"/>
          </w:tcPr>
          <w:p w14:paraId="4D5A3188"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80" w:type="dxa"/>
            <w:shd w:val="clear" w:color="auto" w:fill="auto"/>
            <w:tcMar>
              <w:top w:w="100" w:type="dxa"/>
              <w:left w:w="100" w:type="dxa"/>
              <w:bottom w:w="100" w:type="dxa"/>
              <w:right w:w="100" w:type="dxa"/>
            </w:tcMar>
            <w:vAlign w:val="center"/>
          </w:tcPr>
          <w:p w14:paraId="182B0986"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4619085C"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4962917B"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80" w:type="dxa"/>
            <w:shd w:val="clear" w:color="auto" w:fill="auto"/>
            <w:tcMar>
              <w:top w:w="100" w:type="dxa"/>
              <w:left w:w="100" w:type="dxa"/>
              <w:bottom w:w="100" w:type="dxa"/>
              <w:right w:w="100" w:type="dxa"/>
            </w:tcMar>
            <w:vAlign w:val="center"/>
          </w:tcPr>
          <w:p w14:paraId="6573F047"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2BD5B068"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80" w:type="dxa"/>
            <w:shd w:val="clear" w:color="auto" w:fill="auto"/>
            <w:tcMar>
              <w:top w:w="100" w:type="dxa"/>
              <w:left w:w="100" w:type="dxa"/>
              <w:bottom w:w="100" w:type="dxa"/>
              <w:right w:w="100" w:type="dxa"/>
            </w:tcMar>
            <w:vAlign w:val="center"/>
          </w:tcPr>
          <w:p w14:paraId="3FDD4CBD"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27D5C907"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070025" w14:paraId="2CA44341" w14:textId="77777777">
        <w:trPr>
          <w:jc w:val="center"/>
        </w:trPr>
        <w:tc>
          <w:tcPr>
            <w:tcW w:w="540" w:type="dxa"/>
            <w:shd w:val="clear" w:color="auto" w:fill="auto"/>
            <w:tcMar>
              <w:top w:w="100" w:type="dxa"/>
              <w:left w:w="100" w:type="dxa"/>
              <w:bottom w:w="100" w:type="dxa"/>
              <w:right w:w="100" w:type="dxa"/>
            </w:tcMar>
            <w:vAlign w:val="center"/>
          </w:tcPr>
          <w:p w14:paraId="0D225E9D"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2</w:t>
            </w:r>
          </w:p>
        </w:tc>
        <w:tc>
          <w:tcPr>
            <w:tcW w:w="840" w:type="dxa"/>
            <w:shd w:val="clear" w:color="auto" w:fill="auto"/>
            <w:tcMar>
              <w:top w:w="100" w:type="dxa"/>
              <w:left w:w="100" w:type="dxa"/>
              <w:bottom w:w="100" w:type="dxa"/>
              <w:right w:w="100" w:type="dxa"/>
            </w:tcMar>
            <w:vAlign w:val="center"/>
          </w:tcPr>
          <w:p w14:paraId="7A945784"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27EE62C8"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7F5067FF"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80" w:type="dxa"/>
            <w:shd w:val="clear" w:color="auto" w:fill="auto"/>
            <w:tcMar>
              <w:top w:w="100" w:type="dxa"/>
              <w:left w:w="100" w:type="dxa"/>
              <w:bottom w:w="100" w:type="dxa"/>
              <w:right w:w="100" w:type="dxa"/>
            </w:tcMar>
            <w:vAlign w:val="center"/>
          </w:tcPr>
          <w:p w14:paraId="4AB29D91"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4153AE4D"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425285A8"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80" w:type="dxa"/>
            <w:shd w:val="clear" w:color="auto" w:fill="auto"/>
            <w:tcMar>
              <w:top w:w="100" w:type="dxa"/>
              <w:left w:w="100" w:type="dxa"/>
              <w:bottom w:w="100" w:type="dxa"/>
              <w:right w:w="100" w:type="dxa"/>
            </w:tcMar>
            <w:vAlign w:val="center"/>
          </w:tcPr>
          <w:p w14:paraId="72DE5505"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56709C99"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80" w:type="dxa"/>
            <w:shd w:val="clear" w:color="auto" w:fill="auto"/>
            <w:tcMar>
              <w:top w:w="100" w:type="dxa"/>
              <w:left w:w="100" w:type="dxa"/>
              <w:bottom w:w="100" w:type="dxa"/>
              <w:right w:w="100" w:type="dxa"/>
            </w:tcMar>
            <w:vAlign w:val="center"/>
          </w:tcPr>
          <w:p w14:paraId="3934761F"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r>
      <w:tr w:rsidR="00070025" w14:paraId="51CEBFA6" w14:textId="77777777">
        <w:trPr>
          <w:jc w:val="center"/>
        </w:trPr>
        <w:tc>
          <w:tcPr>
            <w:tcW w:w="540" w:type="dxa"/>
            <w:shd w:val="clear" w:color="auto" w:fill="auto"/>
            <w:tcMar>
              <w:top w:w="100" w:type="dxa"/>
              <w:left w:w="100" w:type="dxa"/>
              <w:bottom w:w="100" w:type="dxa"/>
              <w:right w:w="100" w:type="dxa"/>
            </w:tcMar>
            <w:vAlign w:val="center"/>
          </w:tcPr>
          <w:p w14:paraId="34B4CCBC"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3</w:t>
            </w:r>
          </w:p>
        </w:tc>
        <w:tc>
          <w:tcPr>
            <w:tcW w:w="840" w:type="dxa"/>
            <w:shd w:val="clear" w:color="auto" w:fill="auto"/>
            <w:tcMar>
              <w:top w:w="100" w:type="dxa"/>
              <w:left w:w="100" w:type="dxa"/>
              <w:bottom w:w="100" w:type="dxa"/>
              <w:right w:w="100" w:type="dxa"/>
            </w:tcMar>
            <w:vAlign w:val="center"/>
          </w:tcPr>
          <w:p w14:paraId="171F2403"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80" w:type="dxa"/>
            <w:shd w:val="clear" w:color="auto" w:fill="auto"/>
            <w:tcMar>
              <w:top w:w="100" w:type="dxa"/>
              <w:left w:w="100" w:type="dxa"/>
              <w:bottom w:w="100" w:type="dxa"/>
              <w:right w:w="100" w:type="dxa"/>
            </w:tcMar>
            <w:vAlign w:val="center"/>
          </w:tcPr>
          <w:p w14:paraId="20B54728"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6577889E"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35C1135B"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80" w:type="dxa"/>
            <w:shd w:val="clear" w:color="auto" w:fill="auto"/>
            <w:tcMar>
              <w:top w:w="100" w:type="dxa"/>
              <w:left w:w="100" w:type="dxa"/>
              <w:bottom w:w="100" w:type="dxa"/>
              <w:right w:w="100" w:type="dxa"/>
            </w:tcMar>
            <w:vAlign w:val="center"/>
          </w:tcPr>
          <w:p w14:paraId="4B104A7F"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4B06CC11"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5ECF9186"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780" w:type="dxa"/>
            <w:shd w:val="clear" w:color="auto" w:fill="auto"/>
            <w:tcMar>
              <w:top w:w="100" w:type="dxa"/>
              <w:left w:w="100" w:type="dxa"/>
              <w:bottom w:w="100" w:type="dxa"/>
              <w:right w:w="100" w:type="dxa"/>
            </w:tcMar>
            <w:vAlign w:val="center"/>
          </w:tcPr>
          <w:p w14:paraId="5C0EAA5A"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c>
          <w:tcPr>
            <w:tcW w:w="780" w:type="dxa"/>
            <w:shd w:val="clear" w:color="auto" w:fill="auto"/>
            <w:tcMar>
              <w:top w:w="100" w:type="dxa"/>
              <w:left w:w="100" w:type="dxa"/>
              <w:bottom w:w="100" w:type="dxa"/>
              <w:right w:w="100" w:type="dxa"/>
            </w:tcMar>
            <w:vAlign w:val="center"/>
          </w:tcPr>
          <w:p w14:paraId="39AA3562" w14:textId="77777777" w:rsidR="00070025" w:rsidRDefault="008B7CCE">
            <w:pPr>
              <w:widowControl w:val="0"/>
              <w:spacing w:after="0"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1</w:t>
            </w:r>
          </w:p>
        </w:tc>
      </w:tr>
    </w:tbl>
    <w:p w14:paraId="039B3559" w14:textId="77777777" w:rsidR="00070025" w:rsidRDefault="008B7CCE" w:rsidP="00FE7E01">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 xml:space="preserve">Tabel 3.2 Representasi </w:t>
      </w:r>
      <w:r>
        <w:rPr>
          <w:rFonts w:ascii="Times New Roman" w:eastAsia="Times New Roman" w:hAnsi="Times New Roman" w:cs="Times New Roman"/>
          <w:i/>
        </w:rPr>
        <w:t xml:space="preserve">bag-of-words </w:t>
      </w:r>
      <w:r>
        <w:rPr>
          <w:rFonts w:ascii="Times New Roman" w:eastAsia="Times New Roman" w:hAnsi="Times New Roman" w:cs="Times New Roman"/>
        </w:rPr>
        <w:t>untuk corpus yang diberikan.</w:t>
      </w:r>
    </w:p>
    <w:p w14:paraId="745A5C57" w14:textId="77777777" w:rsidR="00070025" w:rsidRDefault="00070025">
      <w:pPr>
        <w:spacing w:after="0" w:line="360" w:lineRule="auto"/>
        <w:ind w:firstLine="720"/>
        <w:rPr>
          <w:rFonts w:ascii="Times New Roman" w:eastAsia="Times New Roman" w:hAnsi="Times New Roman" w:cs="Times New Roman"/>
        </w:rPr>
      </w:pPr>
    </w:p>
    <w:p w14:paraId="49955A9C"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Berikut adalah representasi setiap dokumen dengan panjang 9 kata sesuai dengan jumlah kosakata yang didapatkan, dengan tiap posisi dalam vektor mewakili nilai setiap kata.</w:t>
      </w:r>
    </w:p>
    <w:p w14:paraId="01C1E6D2" w14:textId="77777777" w:rsidR="00070025" w:rsidRDefault="00070025">
      <w:pPr>
        <w:spacing w:after="0" w:line="360" w:lineRule="auto"/>
        <w:rPr>
          <w:rFonts w:ascii="Times New Roman" w:eastAsia="Times New Roman" w:hAnsi="Times New Roman" w:cs="Times New Roman"/>
        </w:rPr>
      </w:pPr>
    </w:p>
    <w:p w14:paraId="06C0B918" w14:textId="77777777" w:rsidR="00070025" w:rsidRDefault="008B7CCE">
      <w:pPr>
        <w:spacing w:after="0"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Doc1: [ </w:t>
      </w:r>
      <w:proofErr w:type="gramStart"/>
      <w:r>
        <w:rPr>
          <w:rFonts w:ascii="Times New Roman" w:eastAsia="Times New Roman" w:hAnsi="Times New Roman" w:cs="Times New Roman"/>
          <w:sz w:val="20"/>
          <w:szCs w:val="20"/>
        </w:rPr>
        <w:t>1  1</w:t>
      </w:r>
      <w:proofErr w:type="gramEnd"/>
      <w:r>
        <w:rPr>
          <w:rFonts w:ascii="Times New Roman" w:eastAsia="Times New Roman" w:hAnsi="Times New Roman" w:cs="Times New Roman"/>
          <w:sz w:val="20"/>
          <w:szCs w:val="20"/>
        </w:rPr>
        <w:t xml:space="preserve">  0  0  1  0  1  0  0 ]</w:t>
      </w:r>
    </w:p>
    <w:p w14:paraId="2A89870B" w14:textId="77777777" w:rsidR="00070025" w:rsidRDefault="008B7CCE">
      <w:pPr>
        <w:spacing w:after="0"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Doc2: [ </w:t>
      </w:r>
      <w:proofErr w:type="gramStart"/>
      <w:r>
        <w:rPr>
          <w:rFonts w:ascii="Times New Roman" w:eastAsia="Times New Roman" w:hAnsi="Times New Roman" w:cs="Times New Roman"/>
          <w:sz w:val="20"/>
          <w:szCs w:val="20"/>
        </w:rPr>
        <w:t>0  0</w:t>
      </w:r>
      <w:proofErr w:type="gramEnd"/>
      <w:r>
        <w:rPr>
          <w:rFonts w:ascii="Times New Roman" w:eastAsia="Times New Roman" w:hAnsi="Times New Roman" w:cs="Times New Roman"/>
          <w:sz w:val="20"/>
          <w:szCs w:val="20"/>
        </w:rPr>
        <w:t xml:space="preserve">  1  0  0  1  0  1  1 ]</w:t>
      </w:r>
    </w:p>
    <w:p w14:paraId="790E79BD" w14:textId="77777777" w:rsidR="00070025" w:rsidRDefault="008B7CCE">
      <w:pPr>
        <w:spacing w:after="0" w:line="360" w:lineRule="auto"/>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Doc3: [ </w:t>
      </w:r>
      <w:proofErr w:type="gramStart"/>
      <w:r>
        <w:rPr>
          <w:rFonts w:ascii="Times New Roman" w:eastAsia="Times New Roman" w:hAnsi="Times New Roman" w:cs="Times New Roman"/>
          <w:sz w:val="20"/>
          <w:szCs w:val="20"/>
        </w:rPr>
        <w:t>1  0</w:t>
      </w:r>
      <w:proofErr w:type="gramEnd"/>
      <w:r>
        <w:rPr>
          <w:rFonts w:ascii="Times New Roman" w:eastAsia="Times New Roman" w:hAnsi="Times New Roman" w:cs="Times New Roman"/>
          <w:sz w:val="20"/>
          <w:szCs w:val="20"/>
        </w:rPr>
        <w:t xml:space="preserve">  0  1  0  0  0  1  1 ]</w:t>
      </w:r>
    </w:p>
    <w:p w14:paraId="3B6146ED" w14:textId="77777777" w:rsidR="00070025" w:rsidRDefault="00070025">
      <w:pPr>
        <w:spacing w:after="0" w:line="360" w:lineRule="auto"/>
        <w:jc w:val="both"/>
        <w:rPr>
          <w:rFonts w:ascii="Times New Roman" w:eastAsia="Times New Roman" w:hAnsi="Times New Roman" w:cs="Times New Roman"/>
        </w:rPr>
      </w:pPr>
    </w:p>
    <w:p w14:paraId="1DEACCB0" w14:textId="7ADED213"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Permasalahan dengan penilaian berdasarkan frekuensi kemunculan suatu kata adalah kata-kata yang sangat sering muncul tidak selamanya mengandung informasi yang relevan dibandingkan kata yang lebih jarang muncul namun memiliki informasi yang lebih relevan. Berdasarkan hal tersebut</w:t>
      </w:r>
      <w:r w:rsidR="00FF41F9">
        <w:rPr>
          <w:rFonts w:ascii="Times New Roman" w:eastAsia="Times New Roman" w:hAnsi="Times New Roman" w:cs="Times New Roman"/>
        </w:rPr>
        <w:t>,</w:t>
      </w:r>
      <w:r>
        <w:rPr>
          <w:rFonts w:ascii="Times New Roman" w:eastAsia="Times New Roman" w:hAnsi="Times New Roman" w:cs="Times New Roman"/>
        </w:rPr>
        <w:t xml:space="preserve"> </w:t>
      </w:r>
      <w:r w:rsidR="00FF41F9">
        <w:rPr>
          <w:rFonts w:ascii="Times New Roman" w:eastAsia="Times New Roman" w:hAnsi="Times New Roman" w:cs="Times New Roman"/>
        </w:rPr>
        <w:t>akan digunakan</w:t>
      </w:r>
      <w:r>
        <w:rPr>
          <w:rFonts w:ascii="Times New Roman" w:eastAsia="Times New Roman" w:hAnsi="Times New Roman" w:cs="Times New Roman"/>
        </w:rPr>
        <w:t xml:space="preserve"> pendekatan lain yaitu TF-IDF yang akan menskala ulang frekuensi kata berdasarkan seberapa sering kata tersebut muncul dalam dokumen, hal ini dimaksudkan untuk mengukur seberapa relevan suatu istilah dalam dokumen tertentu. Array berikut mewakili vektor yang dibuat dengan ketiga dokumen menggunakan vektorisasi TF-IDF:</w:t>
      </w:r>
    </w:p>
    <w:p w14:paraId="53BB4691" w14:textId="77777777" w:rsidR="00070025" w:rsidRDefault="00070025">
      <w:pPr>
        <w:spacing w:after="0" w:line="360" w:lineRule="auto"/>
        <w:rPr>
          <w:rFonts w:ascii="Times New Roman" w:eastAsia="Times New Roman" w:hAnsi="Times New Roman" w:cs="Times New Roman"/>
        </w:rPr>
      </w:pPr>
    </w:p>
    <w:p w14:paraId="528EFF38" w14:textId="77777777" w:rsidR="00070025" w:rsidRDefault="008B7CCE">
      <w:pPr>
        <w:spacing w:after="0"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[ 0.4020402</w:t>
      </w:r>
      <w:r>
        <w:rPr>
          <w:rFonts w:ascii="Times New Roman" w:eastAsia="Times New Roman" w:hAnsi="Times New Roman" w:cs="Times New Roman"/>
          <w:sz w:val="20"/>
          <w:szCs w:val="20"/>
        </w:rPr>
        <w:tab/>
        <w:t xml:space="preserve">   0.52863461</w:t>
      </w:r>
      <w:r>
        <w:rPr>
          <w:rFonts w:ascii="Times New Roman" w:eastAsia="Times New Roman" w:hAnsi="Times New Roman" w:cs="Times New Roman"/>
          <w:sz w:val="20"/>
          <w:szCs w:val="20"/>
        </w:rPr>
        <w:tab/>
        <w:t xml:space="preserve">   0.         </w:t>
      </w:r>
      <w:r>
        <w:rPr>
          <w:rFonts w:ascii="Times New Roman" w:eastAsia="Times New Roman" w:hAnsi="Times New Roman" w:cs="Times New Roman"/>
          <w:sz w:val="20"/>
          <w:szCs w:val="20"/>
        </w:rPr>
        <w:tab/>
        <w:t xml:space="preserve">   0.</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0.52863461 </w:t>
      </w:r>
      <w:r>
        <w:rPr>
          <w:rFonts w:ascii="Times New Roman" w:eastAsia="Times New Roman" w:hAnsi="Times New Roman" w:cs="Times New Roman"/>
          <w:sz w:val="20"/>
          <w:szCs w:val="20"/>
        </w:rPr>
        <w:tab/>
      </w:r>
    </w:p>
    <w:p w14:paraId="52E1D951" w14:textId="77777777" w:rsidR="00070025" w:rsidRDefault="008B7CCE">
      <w:pPr>
        <w:spacing w:after="0"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0.</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0.52863461</w:t>
      </w:r>
      <w:r>
        <w:rPr>
          <w:rFonts w:ascii="Times New Roman" w:eastAsia="Times New Roman" w:hAnsi="Times New Roman" w:cs="Times New Roman"/>
          <w:sz w:val="20"/>
          <w:szCs w:val="20"/>
        </w:rPr>
        <w:tab/>
        <w:t xml:space="preserve">   0.         </w:t>
      </w:r>
      <w:r>
        <w:rPr>
          <w:rFonts w:ascii="Times New Roman" w:eastAsia="Times New Roman" w:hAnsi="Times New Roman" w:cs="Times New Roman"/>
          <w:sz w:val="20"/>
          <w:szCs w:val="20"/>
        </w:rPr>
        <w:tab/>
        <w:t xml:space="preserve">   </w:t>
      </w:r>
      <w:proofErr w:type="gramStart"/>
      <w:r>
        <w:rPr>
          <w:rFonts w:ascii="Times New Roman" w:eastAsia="Times New Roman" w:hAnsi="Times New Roman" w:cs="Times New Roman"/>
          <w:sz w:val="20"/>
          <w:szCs w:val="20"/>
        </w:rPr>
        <w:t>0. ]</w:t>
      </w:r>
      <w:proofErr w:type="gramEnd"/>
    </w:p>
    <w:p w14:paraId="3D5AC753" w14:textId="77777777" w:rsidR="00070025" w:rsidRDefault="008B7CCE">
      <w:pPr>
        <w:spacing w:after="0"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[ 0.</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0.</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0.5628291</w:t>
      </w:r>
      <w:r>
        <w:rPr>
          <w:rFonts w:ascii="Times New Roman" w:eastAsia="Times New Roman" w:hAnsi="Times New Roman" w:cs="Times New Roman"/>
          <w:sz w:val="20"/>
          <w:szCs w:val="20"/>
        </w:rPr>
        <w:tab/>
        <w:t xml:space="preserve">   0.         </w:t>
      </w:r>
      <w:r>
        <w:rPr>
          <w:rFonts w:ascii="Times New Roman" w:eastAsia="Times New Roman" w:hAnsi="Times New Roman" w:cs="Times New Roman"/>
          <w:sz w:val="20"/>
          <w:szCs w:val="20"/>
        </w:rPr>
        <w:tab/>
        <w:t xml:space="preserve">   0.         </w:t>
      </w:r>
    </w:p>
    <w:p w14:paraId="5E9D9F41" w14:textId="77777777" w:rsidR="00070025" w:rsidRDefault="008B7CCE">
      <w:pPr>
        <w:spacing w:after="0"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0.5628291</w:t>
      </w:r>
      <w:r>
        <w:rPr>
          <w:rFonts w:ascii="Times New Roman" w:eastAsia="Times New Roman" w:hAnsi="Times New Roman" w:cs="Times New Roman"/>
          <w:sz w:val="20"/>
          <w:szCs w:val="20"/>
        </w:rPr>
        <w:tab/>
        <w:t xml:space="preserve">   0.         </w:t>
      </w:r>
      <w:r>
        <w:rPr>
          <w:rFonts w:ascii="Times New Roman" w:eastAsia="Times New Roman" w:hAnsi="Times New Roman" w:cs="Times New Roman"/>
          <w:sz w:val="20"/>
          <w:szCs w:val="20"/>
        </w:rPr>
        <w:tab/>
        <w:t xml:space="preserve">   0.4280460</w:t>
      </w:r>
      <w:r>
        <w:rPr>
          <w:rFonts w:ascii="Times New Roman" w:eastAsia="Times New Roman" w:hAnsi="Times New Roman" w:cs="Times New Roman"/>
          <w:sz w:val="20"/>
          <w:szCs w:val="20"/>
        </w:rPr>
        <w:tab/>
        <w:t xml:space="preserve">   </w:t>
      </w:r>
      <w:proofErr w:type="gramStart"/>
      <w:r>
        <w:rPr>
          <w:rFonts w:ascii="Times New Roman" w:eastAsia="Times New Roman" w:hAnsi="Times New Roman" w:cs="Times New Roman"/>
          <w:sz w:val="20"/>
          <w:szCs w:val="20"/>
        </w:rPr>
        <w:t>0.42804604 ]</w:t>
      </w:r>
      <w:proofErr w:type="gramEnd"/>
    </w:p>
    <w:p w14:paraId="5FF3743A" w14:textId="77777777" w:rsidR="00070025" w:rsidRDefault="008B7CCE">
      <w:pPr>
        <w:spacing w:after="0"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[ 0.4598535</w:t>
      </w:r>
      <w:r>
        <w:rPr>
          <w:rFonts w:ascii="Times New Roman" w:eastAsia="Times New Roman" w:hAnsi="Times New Roman" w:cs="Times New Roman"/>
          <w:sz w:val="20"/>
          <w:szCs w:val="20"/>
        </w:rPr>
        <w:tab/>
        <w:t xml:space="preserve">   0.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0.         </w:t>
      </w:r>
      <w:r>
        <w:rPr>
          <w:rFonts w:ascii="Times New Roman" w:eastAsia="Times New Roman" w:hAnsi="Times New Roman" w:cs="Times New Roman"/>
          <w:sz w:val="20"/>
          <w:szCs w:val="20"/>
        </w:rPr>
        <w:tab/>
        <w:t xml:space="preserve">   0.60465213</w:t>
      </w:r>
      <w:r>
        <w:rPr>
          <w:rFonts w:ascii="Times New Roman" w:eastAsia="Times New Roman" w:hAnsi="Times New Roman" w:cs="Times New Roman"/>
          <w:sz w:val="20"/>
          <w:szCs w:val="20"/>
        </w:rPr>
        <w:tab/>
        <w:t xml:space="preserve">   0.        </w:t>
      </w:r>
    </w:p>
    <w:p w14:paraId="19BEB954"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0"/>
          <w:szCs w:val="20"/>
        </w:rPr>
        <w:t xml:space="preserve">    0.</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0.         </w:t>
      </w:r>
      <w:r>
        <w:rPr>
          <w:rFonts w:ascii="Times New Roman" w:eastAsia="Times New Roman" w:hAnsi="Times New Roman" w:cs="Times New Roman"/>
          <w:sz w:val="20"/>
          <w:szCs w:val="20"/>
        </w:rPr>
        <w:tab/>
        <w:t xml:space="preserve">   0.4598535 </w:t>
      </w:r>
      <w:r>
        <w:rPr>
          <w:rFonts w:ascii="Times New Roman" w:eastAsia="Times New Roman" w:hAnsi="Times New Roman" w:cs="Times New Roman"/>
          <w:sz w:val="20"/>
          <w:szCs w:val="20"/>
        </w:rPr>
        <w:tab/>
        <w:t xml:space="preserve">   0.45985353]]</w:t>
      </w:r>
      <w:r>
        <w:br w:type="page"/>
      </w:r>
    </w:p>
    <w:p w14:paraId="44D88057" w14:textId="77777777" w:rsidR="00070025" w:rsidRDefault="008B7CCE">
      <w:p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lastRenderedPageBreak/>
        <w:t>3.4.2 Pembagian Data</w:t>
      </w:r>
    </w:p>
    <w:p w14:paraId="3846BEB2" w14:textId="77777777" w:rsidR="008E44DC" w:rsidRDefault="006A5901" w:rsidP="008E44DC">
      <w:pPr>
        <w:spacing w:after="0" w:line="360" w:lineRule="auto"/>
        <w:ind w:firstLine="720"/>
        <w:jc w:val="both"/>
        <w:rPr>
          <w:rFonts w:ascii="Times New Roman" w:eastAsia="Times New Roman" w:hAnsi="Times New Roman" w:cs="Times New Roman"/>
        </w:rPr>
      </w:pPr>
      <w:r w:rsidRPr="006A5901">
        <w:rPr>
          <w:rFonts w:ascii="Times New Roman" w:eastAsia="Times New Roman" w:hAnsi="Times New Roman" w:cs="Times New Roman"/>
        </w:rPr>
        <w:t>Saat melatih model machine learning, model tidak dapat dilatih menggunakan satu set data, diperlukan adanya set data lain untuk mengukur kinerja dari model yang digunakan. Data ulasan akan dibagi menjadi set data latih dan uji. Data latih digunakan untuk melatih dan membuat model mempelajari fitur/pola tersembunyi dalam data. Sementara data uji merupakan data terpisah yang digunakan untuk menguji performa model setelah menyelesaikan pelatihan. Setelah melalui tahap prediksi, model dievaluasi dengan membandingkannya dengan kel</w:t>
      </w:r>
      <w:bookmarkStart w:id="11" w:name="_GoBack"/>
      <w:bookmarkEnd w:id="11"/>
      <w:r w:rsidRPr="006A5901">
        <w:rPr>
          <w:rFonts w:ascii="Times New Roman" w:eastAsia="Times New Roman" w:hAnsi="Times New Roman" w:cs="Times New Roman"/>
        </w:rPr>
        <w:t>uaran aktual yang ada dalam set data uji. Data dibagi dengan rasio 80:20, dimana 80% digunakan untuk data latih, dan 20% untuk data uji.</w:t>
      </w:r>
    </w:p>
    <w:p w14:paraId="2055CA37" w14:textId="7C5732DA" w:rsidR="00070025" w:rsidRDefault="008E44DC" w:rsidP="008E44DC">
      <w:pPr>
        <w:spacing w:after="0" w:line="360" w:lineRule="auto"/>
        <w:jc w:val="center"/>
        <w:rPr>
          <w:rFonts w:ascii="Times New Roman" w:eastAsia="Times New Roman" w:hAnsi="Times New Roman" w:cs="Times New Roman"/>
        </w:rPr>
      </w:pPr>
      <w:r w:rsidRPr="008E44DC">
        <w:rPr>
          <w:rFonts w:ascii="Times New Roman" w:eastAsia="Times New Roman" w:hAnsi="Times New Roman" w:cs="Times New Roman"/>
        </w:rPr>
        <w:drawing>
          <wp:inline distT="0" distB="0" distL="0" distR="0" wp14:anchorId="4E568DE6" wp14:editId="4872BCAA">
            <wp:extent cx="3224917" cy="1089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0264" cy="1118158"/>
                    </a:xfrm>
                    <a:prstGeom prst="rect">
                      <a:avLst/>
                    </a:prstGeom>
                  </pic:spPr>
                </pic:pic>
              </a:graphicData>
            </a:graphic>
          </wp:inline>
        </w:drawing>
      </w:r>
    </w:p>
    <w:p w14:paraId="163B52B6"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3.3 Ilustrasi pembagian data menjadi data latih dan uji dengan rasio 80:20.</w:t>
      </w:r>
    </w:p>
    <w:p w14:paraId="7CE0C277" w14:textId="77777777" w:rsidR="00070025" w:rsidRDefault="00070025">
      <w:pPr>
        <w:spacing w:after="0" w:line="360" w:lineRule="auto"/>
        <w:jc w:val="both"/>
        <w:rPr>
          <w:rFonts w:ascii="Times New Roman" w:eastAsia="Times New Roman" w:hAnsi="Times New Roman" w:cs="Times New Roman"/>
        </w:rPr>
      </w:pPr>
    </w:p>
    <w:p w14:paraId="559151D4" w14:textId="77777777" w:rsidR="00070025" w:rsidRDefault="008B7CCE">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3.4.3 Klasifikasi Sentimen</w:t>
      </w:r>
    </w:p>
    <w:p w14:paraId="42FD22EF"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Proses klasifikasi sentimen dilakukan menggunakan sekelompok algoritma Naive Bayes, algoritma tersebut merupakan metode pembelajaran </w:t>
      </w:r>
      <w:r>
        <w:rPr>
          <w:rFonts w:ascii="Times New Roman" w:eastAsia="Times New Roman" w:hAnsi="Times New Roman" w:cs="Times New Roman"/>
          <w:i/>
        </w:rPr>
        <w:t>supervised</w:t>
      </w:r>
      <w:r>
        <w:rPr>
          <w:rFonts w:ascii="Times New Roman" w:eastAsia="Times New Roman" w:hAnsi="Times New Roman" w:cs="Times New Roman"/>
        </w:rPr>
        <w:t xml:space="preserve"> berdasarkan penerapan teorema Bayes dengan asumsi independensi fitur yang kuat (</w:t>
      </w:r>
      <w:r>
        <w:rPr>
          <w:rFonts w:ascii="Times New Roman" w:eastAsia="Times New Roman" w:hAnsi="Times New Roman" w:cs="Times New Roman"/>
          <w:i/>
        </w:rPr>
        <w:t>naive</w:t>
      </w:r>
      <w:r>
        <w:rPr>
          <w:rFonts w:ascii="Times New Roman" w:eastAsia="Times New Roman" w:hAnsi="Times New Roman" w:cs="Times New Roman"/>
        </w:rPr>
        <w:t xml:space="preserve">). Pengimplementasian klasifikasi ini dilakukan menggunakan modul dan kelas yang telah disediakan oleh </w:t>
      </w:r>
      <w:r>
        <w:rPr>
          <w:rFonts w:ascii="Times New Roman" w:eastAsia="Times New Roman" w:hAnsi="Times New Roman" w:cs="Times New Roman"/>
          <w:i/>
        </w:rPr>
        <w:t>library</w:t>
      </w:r>
      <w:r>
        <w:rPr>
          <w:rFonts w:ascii="Times New Roman" w:eastAsia="Times New Roman" w:hAnsi="Times New Roman" w:cs="Times New Roman"/>
        </w:rPr>
        <w:t xml:space="preserve"> scikit-learn (</w:t>
      </w:r>
      <w:proofErr w:type="gramStart"/>
      <w:r>
        <w:rPr>
          <w:rFonts w:ascii="Times New Roman" w:eastAsia="Times New Roman" w:hAnsi="Times New Roman" w:cs="Times New Roman"/>
        </w:rPr>
        <w:t>sklearn.naive</w:t>
      </w:r>
      <w:proofErr w:type="gramEnd"/>
      <w:r>
        <w:rPr>
          <w:rFonts w:ascii="Times New Roman" w:eastAsia="Times New Roman" w:hAnsi="Times New Roman" w:cs="Times New Roman"/>
        </w:rPr>
        <w:t>_bayes). Adapun algoritma bayesian yang akan digunakan adalah Multinomial, Bernoulli, Gaussian, dan Complement Naive Bayes.</w:t>
      </w:r>
    </w:p>
    <w:p w14:paraId="0431FA67" w14:textId="77777777" w:rsidR="00070025" w:rsidRDefault="00070025">
      <w:pPr>
        <w:spacing w:after="0" w:line="360" w:lineRule="auto"/>
        <w:jc w:val="both"/>
        <w:rPr>
          <w:rFonts w:ascii="Times New Roman" w:eastAsia="Times New Roman" w:hAnsi="Times New Roman" w:cs="Times New Roman"/>
        </w:rPr>
      </w:pPr>
    </w:p>
    <w:p w14:paraId="0C5FF127" w14:textId="77777777" w:rsidR="00070025" w:rsidRDefault="008B7CCE">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3.5 Evaluasi Model</w:t>
      </w:r>
    </w:p>
    <w:p w14:paraId="54D9EA7F" w14:textId="4705FD4D" w:rsidR="008E44DC" w:rsidRDefault="008B7CCE" w:rsidP="008E44DC">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Hasil klasifikasi sentimen yang didapatkan akan dievaluasi untuk mengetahui bagaimana kinerja dari model yang digunakan. Evaluasi model disajikan menggunakan tabel </w:t>
      </w:r>
      <w:r>
        <w:rPr>
          <w:rFonts w:ascii="Times New Roman" w:eastAsia="Times New Roman" w:hAnsi="Times New Roman" w:cs="Times New Roman"/>
          <w:i/>
        </w:rPr>
        <w:t>confusion matrix</w:t>
      </w:r>
      <w:r>
        <w:rPr>
          <w:rFonts w:ascii="Times New Roman" w:eastAsia="Times New Roman" w:hAnsi="Times New Roman" w:cs="Times New Roman"/>
        </w:rPr>
        <w:t xml:space="preserve">, indikator-indikator yang digunakan adalah: </w:t>
      </w:r>
      <w:r>
        <w:rPr>
          <w:rFonts w:ascii="Times New Roman" w:eastAsia="Times New Roman" w:hAnsi="Times New Roman" w:cs="Times New Roman"/>
          <w:i/>
        </w:rPr>
        <w:t xml:space="preserve">True Positive </w:t>
      </w:r>
      <w:r>
        <w:rPr>
          <w:rFonts w:ascii="Times New Roman" w:eastAsia="Times New Roman" w:hAnsi="Times New Roman" w:cs="Times New Roman"/>
        </w:rPr>
        <w:t xml:space="preserve">(TP) yang menunjukkan jumlah kelas negatif yang benar, </w:t>
      </w:r>
      <w:r>
        <w:rPr>
          <w:rFonts w:ascii="Times New Roman" w:eastAsia="Times New Roman" w:hAnsi="Times New Roman" w:cs="Times New Roman"/>
          <w:i/>
        </w:rPr>
        <w:t xml:space="preserve">False Positive </w:t>
      </w:r>
      <w:r>
        <w:rPr>
          <w:rFonts w:ascii="Times New Roman" w:eastAsia="Times New Roman" w:hAnsi="Times New Roman" w:cs="Times New Roman"/>
        </w:rPr>
        <w:t xml:space="preserve">(FN) untuk jumlah kelas positif yang salah, </w:t>
      </w:r>
      <w:r>
        <w:rPr>
          <w:rFonts w:ascii="Times New Roman" w:eastAsia="Times New Roman" w:hAnsi="Times New Roman" w:cs="Times New Roman"/>
          <w:i/>
        </w:rPr>
        <w:t>True Negative</w:t>
      </w:r>
      <w:r>
        <w:rPr>
          <w:rFonts w:ascii="Times New Roman" w:eastAsia="Times New Roman" w:hAnsi="Times New Roman" w:cs="Times New Roman"/>
        </w:rPr>
        <w:t xml:space="preserve"> (TN) untuk jumlah kelas negatif yang salah, dan </w:t>
      </w:r>
      <w:r>
        <w:rPr>
          <w:rFonts w:ascii="Times New Roman" w:eastAsia="Times New Roman" w:hAnsi="Times New Roman" w:cs="Times New Roman"/>
          <w:i/>
        </w:rPr>
        <w:t>False Negative</w:t>
      </w:r>
      <w:r>
        <w:rPr>
          <w:rFonts w:ascii="Times New Roman" w:eastAsia="Times New Roman" w:hAnsi="Times New Roman" w:cs="Times New Roman"/>
        </w:rPr>
        <w:t xml:space="preserve"> (FN) untuk jumlah kelas positif yang benar. Setelah nilai indikator tersebut didapatkan, nilai akurasi, </w:t>
      </w:r>
      <w:r>
        <w:rPr>
          <w:rFonts w:ascii="Times New Roman" w:eastAsia="Times New Roman" w:hAnsi="Times New Roman" w:cs="Times New Roman"/>
          <w:i/>
        </w:rPr>
        <w:t>precision</w:t>
      </w:r>
      <w:r>
        <w:rPr>
          <w:rFonts w:ascii="Times New Roman" w:eastAsia="Times New Roman" w:hAnsi="Times New Roman" w:cs="Times New Roman"/>
        </w:rPr>
        <w:t xml:space="preserve">, </w:t>
      </w:r>
      <w:r>
        <w:rPr>
          <w:rFonts w:ascii="Times New Roman" w:eastAsia="Times New Roman" w:hAnsi="Times New Roman" w:cs="Times New Roman"/>
          <w:i/>
        </w:rPr>
        <w:t>recall</w:t>
      </w:r>
      <w:r>
        <w:rPr>
          <w:rFonts w:ascii="Times New Roman" w:eastAsia="Times New Roman" w:hAnsi="Times New Roman" w:cs="Times New Roman"/>
        </w:rPr>
        <w:t xml:space="preserve"> dan </w:t>
      </w:r>
      <w:r>
        <w:rPr>
          <w:rFonts w:ascii="Times New Roman" w:eastAsia="Times New Roman" w:hAnsi="Times New Roman" w:cs="Times New Roman"/>
          <w:i/>
        </w:rPr>
        <w:t>f1-score</w:t>
      </w:r>
      <w:r>
        <w:rPr>
          <w:rFonts w:ascii="Times New Roman" w:eastAsia="Times New Roman" w:hAnsi="Times New Roman" w:cs="Times New Roman"/>
        </w:rPr>
        <w:t xml:space="preserve"> dapat dihitung</w:t>
      </w:r>
      <w:r w:rsidR="008E44DC">
        <w:rPr>
          <w:rFonts w:ascii="Times New Roman" w:eastAsia="Times New Roman" w:hAnsi="Times New Roman" w:cs="Times New Roman"/>
        </w:rPr>
        <w:br w:type="page"/>
      </w:r>
    </w:p>
    <w:p w14:paraId="7B3741EE" w14:textId="5A85AA0F" w:rsidR="00070025" w:rsidRDefault="008B7CCE" w:rsidP="008E44DC">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3.6 Peningkatan Performa Model</w:t>
      </w:r>
    </w:p>
    <w:p w14:paraId="11E95035" w14:textId="77777777" w:rsidR="00070025" w:rsidRDefault="008B7CCE">
      <w:pPr>
        <w:spacing w:after="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rPr>
        <w:t xml:space="preserve">Setelah model dievaluasi dan kinerja dari model-model yang digunakan, beberapa </w:t>
      </w:r>
      <w:r>
        <w:rPr>
          <w:rFonts w:ascii="Times New Roman" w:eastAsia="Times New Roman" w:hAnsi="Times New Roman" w:cs="Times New Roman"/>
          <w:highlight w:val="white"/>
        </w:rPr>
        <w:t>percobaan akan dilakukan untuk meningkatkan kinerja dari model</w:t>
      </w:r>
      <w:r>
        <w:rPr>
          <w:rFonts w:ascii="Times New Roman" w:eastAsia="Times New Roman" w:hAnsi="Times New Roman" w:cs="Times New Roman"/>
        </w:rPr>
        <w:t xml:space="preserve">. Percobaan ini akan dilakukan menggunakan model yang menghasilkan akurasi terbesar. Upaya yang dilakukan untuk peningkatan akurasi ini diantaranya adalah menggunakan pembobotan TF-IDF untuk melakukan ekstraksi fitur, akurasi model juga diuji berdasarkan perbedaan n-gram dan perbedaan persentase pembagian set data latih dan uji. Klasifikasi juga akan dilakukan menggunakan algoritma </w:t>
      </w:r>
      <w:r>
        <w:rPr>
          <w:rFonts w:ascii="Times New Roman" w:eastAsia="Times New Roman" w:hAnsi="Times New Roman" w:cs="Times New Roman"/>
          <w:i/>
        </w:rPr>
        <w:t xml:space="preserve">machine learning </w:t>
      </w:r>
      <w:r>
        <w:rPr>
          <w:rFonts w:ascii="Times New Roman" w:eastAsia="Times New Roman" w:hAnsi="Times New Roman" w:cs="Times New Roman"/>
        </w:rPr>
        <w:t xml:space="preserve">lainnya yang bukan termasuk ke dalam keluarga pengklasifikasi Naive Bayes. Penghitungan performa klasifikasi ini ditunjukkan untuk membandingkan performa pengklasifikasi Naive Bayes dengan algoritma berbasis </w:t>
      </w:r>
      <w:r>
        <w:rPr>
          <w:rFonts w:ascii="Times New Roman" w:eastAsia="Times New Roman" w:hAnsi="Times New Roman" w:cs="Times New Roman"/>
          <w:i/>
        </w:rPr>
        <w:t>machine learning</w:t>
      </w:r>
      <w:r>
        <w:rPr>
          <w:rFonts w:ascii="Times New Roman" w:eastAsia="Times New Roman" w:hAnsi="Times New Roman" w:cs="Times New Roman"/>
        </w:rPr>
        <w:t xml:space="preserve"> lainnya. Algoritma non-bayesian yang digunakan adalah Support Vector, Decision Tree, Random Forest, dan Logistic Regression.</w:t>
      </w:r>
    </w:p>
    <w:p w14:paraId="3EB6C7C3" w14:textId="77777777" w:rsidR="00070025" w:rsidRDefault="00070025">
      <w:pPr>
        <w:sectPr w:rsidR="00070025">
          <w:pgSz w:w="11906" w:h="16838"/>
          <w:pgMar w:top="2268" w:right="1701" w:bottom="1701" w:left="2268" w:header="709" w:footer="709" w:gutter="0"/>
          <w:cols w:space="720"/>
          <w:titlePg/>
        </w:sectPr>
      </w:pPr>
    </w:p>
    <w:p w14:paraId="051A5AC3" w14:textId="77777777" w:rsidR="00070025" w:rsidRDefault="008B7CC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 HASIL DAN PEMBAHASAN</w:t>
      </w:r>
    </w:p>
    <w:p w14:paraId="5F1892ED" w14:textId="77777777" w:rsidR="00070025" w:rsidRDefault="00070025">
      <w:pPr>
        <w:jc w:val="both"/>
        <w:rPr>
          <w:rFonts w:ascii="Times New Roman" w:eastAsia="Times New Roman" w:hAnsi="Times New Roman" w:cs="Times New Roman"/>
          <w:b/>
          <w:sz w:val="28"/>
          <w:szCs w:val="28"/>
        </w:rPr>
      </w:pPr>
    </w:p>
    <w:p w14:paraId="4CC96EC1" w14:textId="77777777" w:rsidR="00070025" w:rsidRDefault="008B7CCE">
      <w:p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t>4.1 Pengambilan Data</w:t>
      </w:r>
    </w:p>
    <w:p w14:paraId="66AAC817"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Data-data ulasan diambil menggunakan </w:t>
      </w:r>
      <w:r>
        <w:rPr>
          <w:rFonts w:ascii="Times New Roman" w:eastAsia="Times New Roman" w:hAnsi="Times New Roman" w:cs="Times New Roman"/>
          <w:i/>
        </w:rPr>
        <w:t>google-play-scraper</w:t>
      </w:r>
      <w:r>
        <w:rPr>
          <w:rFonts w:ascii="Times New Roman" w:eastAsia="Times New Roman" w:hAnsi="Times New Roman" w:cs="Times New Roman"/>
        </w:rPr>
        <w:t xml:space="preserve">, fungsi yang digunakan adalah </w:t>
      </w:r>
      <w:proofErr w:type="gramStart"/>
      <w:r>
        <w:rPr>
          <w:rFonts w:ascii="Times New Roman" w:eastAsia="Times New Roman" w:hAnsi="Times New Roman" w:cs="Times New Roman"/>
          <w:i/>
        </w:rPr>
        <w:t>reviews(</w:t>
      </w:r>
      <w:proofErr w:type="gramEnd"/>
      <w:r>
        <w:rPr>
          <w:rFonts w:ascii="Times New Roman" w:eastAsia="Times New Roman" w:hAnsi="Times New Roman" w:cs="Times New Roman"/>
          <w:i/>
        </w:rPr>
        <w:t>)</w:t>
      </w:r>
      <w:r>
        <w:rPr>
          <w:rFonts w:ascii="Times New Roman" w:eastAsia="Times New Roman" w:hAnsi="Times New Roman" w:cs="Times New Roman"/>
        </w:rPr>
        <w:t xml:space="preserve"> yang hanya mengambil data ulasan pada aplikasi yang dituju. Beberapa parameter wajib didefinisikan sebelum mengambil data ulasan, yaitu parameter </w:t>
      </w:r>
      <w:r>
        <w:rPr>
          <w:rFonts w:ascii="Times New Roman" w:eastAsia="Times New Roman" w:hAnsi="Times New Roman" w:cs="Times New Roman"/>
          <w:i/>
        </w:rPr>
        <w:t>id</w:t>
      </w:r>
      <w:r>
        <w:rPr>
          <w:rFonts w:ascii="Times New Roman" w:eastAsia="Times New Roman" w:hAnsi="Times New Roman" w:cs="Times New Roman"/>
        </w:rPr>
        <w:t xml:space="preserve">, </w:t>
      </w:r>
      <w:r>
        <w:rPr>
          <w:rFonts w:ascii="Times New Roman" w:eastAsia="Times New Roman" w:hAnsi="Times New Roman" w:cs="Times New Roman"/>
          <w:i/>
        </w:rPr>
        <w:t>lang</w:t>
      </w:r>
      <w:r>
        <w:rPr>
          <w:rFonts w:ascii="Times New Roman" w:eastAsia="Times New Roman" w:hAnsi="Times New Roman" w:cs="Times New Roman"/>
        </w:rPr>
        <w:t xml:space="preserve">, dan </w:t>
      </w:r>
      <w:r>
        <w:rPr>
          <w:rFonts w:ascii="Times New Roman" w:eastAsia="Times New Roman" w:hAnsi="Times New Roman" w:cs="Times New Roman"/>
          <w:i/>
        </w:rPr>
        <w:t>country</w:t>
      </w:r>
      <w:r>
        <w:rPr>
          <w:rFonts w:ascii="Times New Roman" w:eastAsia="Times New Roman" w:hAnsi="Times New Roman" w:cs="Times New Roman"/>
        </w:rPr>
        <w:t xml:space="preserve">. Parameter </w:t>
      </w:r>
      <w:r>
        <w:rPr>
          <w:rFonts w:ascii="Times New Roman" w:eastAsia="Times New Roman" w:hAnsi="Times New Roman" w:cs="Times New Roman"/>
          <w:i/>
        </w:rPr>
        <w:t>id</w:t>
      </w:r>
      <w:r>
        <w:rPr>
          <w:rFonts w:ascii="Times New Roman" w:eastAsia="Times New Roman" w:hAnsi="Times New Roman" w:cs="Times New Roman"/>
        </w:rPr>
        <w:t xml:space="preserve"> yang merupakan Google Play ID diperlukan sebagai pengenal unik untuk aplikasi yang akan diambil data ulasannya. ID ini dapat ditemukan di parameter </w:t>
      </w:r>
      <w:r>
        <w:rPr>
          <w:rFonts w:ascii="Times New Roman" w:eastAsia="Times New Roman" w:hAnsi="Times New Roman" w:cs="Times New Roman"/>
          <w:i/>
        </w:rPr>
        <w:t xml:space="preserve">id </w:t>
      </w:r>
      <w:r>
        <w:rPr>
          <w:rFonts w:ascii="Times New Roman" w:eastAsia="Times New Roman" w:hAnsi="Times New Roman" w:cs="Times New Roman"/>
        </w:rPr>
        <w:t>dalam URL dari halaman web Play Store untuk aplikasi yang diinginkan. Sebagai contoh, “</w:t>
      </w:r>
      <w:proofErr w:type="gramStart"/>
      <w:r>
        <w:rPr>
          <w:rFonts w:ascii="Times New Roman" w:eastAsia="Times New Roman" w:hAnsi="Times New Roman" w:cs="Times New Roman"/>
        </w:rPr>
        <w:t>com.amazon</w:t>
      </w:r>
      <w:proofErr w:type="gramEnd"/>
      <w:r>
        <w:rPr>
          <w:rFonts w:ascii="Times New Roman" w:eastAsia="Times New Roman" w:hAnsi="Times New Roman" w:cs="Times New Roman"/>
        </w:rPr>
        <w:t>.mShop.android.shopping” adalah Google Play ID untuk aplikasi Amazon Shopping.</w:t>
      </w:r>
    </w:p>
    <w:p w14:paraId="40CAFC5D" w14:textId="77777777" w:rsidR="00070025" w:rsidRDefault="00070025">
      <w:pPr>
        <w:spacing w:after="0" w:line="360" w:lineRule="auto"/>
        <w:jc w:val="both"/>
        <w:rPr>
          <w:rFonts w:ascii="Times New Roman" w:eastAsia="Times New Roman" w:hAnsi="Times New Roman" w:cs="Times New Roman"/>
        </w:rPr>
      </w:pPr>
    </w:p>
    <w:p w14:paraId="464045BD"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D283182" wp14:editId="1A0024FE">
            <wp:extent cx="4608005" cy="892169"/>
            <wp:effectExtent l="12700" t="12700" r="12700" b="127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l="995" t="2776" b="52495"/>
                    <a:stretch>
                      <a:fillRect/>
                    </a:stretch>
                  </pic:blipFill>
                  <pic:spPr>
                    <a:xfrm>
                      <a:off x="0" y="0"/>
                      <a:ext cx="4608005" cy="892169"/>
                    </a:xfrm>
                    <a:prstGeom prst="rect">
                      <a:avLst/>
                    </a:prstGeom>
                    <a:ln w="12700">
                      <a:solidFill>
                        <a:srgbClr val="000000"/>
                      </a:solidFill>
                      <a:prstDash val="solid"/>
                    </a:ln>
                  </pic:spPr>
                </pic:pic>
              </a:graphicData>
            </a:graphic>
          </wp:inline>
        </w:drawing>
      </w:r>
    </w:p>
    <w:p w14:paraId="2AC04837"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4.1 Google Play ID untuk aplikasi Amazon Shopping.</w:t>
      </w:r>
    </w:p>
    <w:p w14:paraId="2D9F36AE" w14:textId="77777777" w:rsidR="00070025" w:rsidRDefault="00070025">
      <w:pPr>
        <w:spacing w:after="0" w:line="360" w:lineRule="auto"/>
        <w:ind w:firstLine="720"/>
        <w:jc w:val="both"/>
        <w:rPr>
          <w:rFonts w:ascii="Times New Roman" w:eastAsia="Times New Roman" w:hAnsi="Times New Roman" w:cs="Times New Roman"/>
        </w:rPr>
      </w:pPr>
    </w:p>
    <w:p w14:paraId="50017CBD" w14:textId="37237995"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Pengaturan untuk bahasa dan negara yang digunakan adalah pengaturan default, yaitu bahasa “en” (English) dan negara “us” (United States). Selain itu, data ulasan juga diurutkan berdasarkan tanggal terbaru ditulisnya ulasan. Source code untuk melakukan pengumpulan data review dapat dilihat pada Gambar 4.</w:t>
      </w:r>
      <w:r w:rsidR="00691CAD">
        <w:rPr>
          <w:rFonts w:ascii="Times New Roman" w:eastAsia="Times New Roman" w:hAnsi="Times New Roman" w:cs="Times New Roman"/>
        </w:rPr>
        <w:t>2</w:t>
      </w:r>
      <w:r>
        <w:rPr>
          <w:rFonts w:ascii="Times New Roman" w:eastAsia="Times New Roman" w:hAnsi="Times New Roman" w:cs="Times New Roman"/>
        </w:rPr>
        <w:t xml:space="preserve">. </w:t>
      </w:r>
    </w:p>
    <w:p w14:paraId="641B3C18" w14:textId="77777777" w:rsidR="00070025" w:rsidRDefault="00070025">
      <w:pPr>
        <w:spacing w:after="0" w:line="360" w:lineRule="auto"/>
        <w:ind w:firstLine="720"/>
        <w:jc w:val="both"/>
        <w:rPr>
          <w:rFonts w:ascii="Times New Roman" w:eastAsia="Times New Roman" w:hAnsi="Times New Roman" w:cs="Times New Roman"/>
        </w:rPr>
      </w:pPr>
    </w:p>
    <w:p w14:paraId="03DD51F8"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297D2CF" wp14:editId="657EFAF5">
            <wp:extent cx="3094954" cy="1529992"/>
            <wp:effectExtent l="12700" t="12700" r="12700" b="127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094954" cy="1529992"/>
                    </a:xfrm>
                    <a:prstGeom prst="rect">
                      <a:avLst/>
                    </a:prstGeom>
                    <a:ln w="12700">
                      <a:solidFill>
                        <a:srgbClr val="000000"/>
                      </a:solidFill>
                      <a:prstDash val="solid"/>
                    </a:ln>
                  </pic:spPr>
                </pic:pic>
              </a:graphicData>
            </a:graphic>
          </wp:inline>
        </w:drawing>
      </w:r>
    </w:p>
    <w:p w14:paraId="5C9E4420"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 xml:space="preserve">Gambar 4.2 </w:t>
      </w:r>
      <w:r>
        <w:rPr>
          <w:rFonts w:ascii="Times New Roman" w:eastAsia="Times New Roman" w:hAnsi="Times New Roman" w:cs="Times New Roman"/>
          <w:i/>
        </w:rPr>
        <w:t>Source code</w:t>
      </w:r>
      <w:r>
        <w:rPr>
          <w:rFonts w:ascii="Times New Roman" w:eastAsia="Times New Roman" w:hAnsi="Times New Roman" w:cs="Times New Roman"/>
        </w:rPr>
        <w:t xml:space="preserve"> untuk mengambil ulasan aplikasi Amazon Shopping</w:t>
      </w:r>
      <w:r>
        <w:br w:type="page"/>
      </w:r>
    </w:p>
    <w:p w14:paraId="3EA85FD5" w14:textId="051A7BF4"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lastRenderedPageBreak/>
        <w:t xml:space="preserve">Setelah melalui proses pengambilan data, dihasilkan data berupa kumpulan </w:t>
      </w:r>
      <w:r>
        <w:rPr>
          <w:rFonts w:ascii="Times New Roman" w:eastAsia="Times New Roman" w:hAnsi="Times New Roman" w:cs="Times New Roman"/>
          <w:i/>
        </w:rPr>
        <w:t>dictionary</w:t>
      </w:r>
      <w:r>
        <w:rPr>
          <w:rFonts w:ascii="Times New Roman" w:eastAsia="Times New Roman" w:hAnsi="Times New Roman" w:cs="Times New Roman"/>
        </w:rPr>
        <w:t xml:space="preserve"> berisi informasi setiap ulasan yang ditulis. Kolom-kolom data yang dihasilkan untuk setiap ulasan dijelaskan pada Tabel </w:t>
      </w:r>
      <w:r w:rsidR="00F46000">
        <w:rPr>
          <w:rFonts w:ascii="Times New Roman" w:eastAsia="Times New Roman" w:hAnsi="Times New Roman" w:cs="Times New Roman"/>
        </w:rPr>
        <w:t>4</w:t>
      </w:r>
      <w:r>
        <w:rPr>
          <w:rFonts w:ascii="Times New Roman" w:eastAsia="Times New Roman" w:hAnsi="Times New Roman" w:cs="Times New Roman"/>
        </w:rPr>
        <w:t>.</w:t>
      </w:r>
      <w:r w:rsidR="00F46000">
        <w:rPr>
          <w:rFonts w:ascii="Times New Roman" w:eastAsia="Times New Roman" w:hAnsi="Times New Roman" w:cs="Times New Roman"/>
        </w:rPr>
        <w:t>1.</w:t>
      </w:r>
    </w:p>
    <w:p w14:paraId="5C7150E8" w14:textId="77777777" w:rsidR="00070025" w:rsidRDefault="00070025">
      <w:pPr>
        <w:spacing w:after="0" w:line="360" w:lineRule="auto"/>
        <w:jc w:val="both"/>
        <w:rPr>
          <w:rFonts w:ascii="Times New Roman" w:eastAsia="Times New Roman" w:hAnsi="Times New Roman" w:cs="Times New Roman"/>
        </w:rPr>
      </w:pPr>
    </w:p>
    <w:tbl>
      <w:tblPr>
        <w:tblStyle w:val="a4"/>
        <w:tblW w:w="56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3555"/>
      </w:tblGrid>
      <w:tr w:rsidR="00070025" w14:paraId="498BBC38" w14:textId="77777777">
        <w:trPr>
          <w:trHeight w:val="360"/>
          <w:jc w:val="center"/>
        </w:trPr>
        <w:tc>
          <w:tcPr>
            <w:tcW w:w="2085" w:type="dxa"/>
            <w:shd w:val="clear" w:color="auto" w:fill="auto"/>
            <w:tcMar>
              <w:top w:w="72" w:type="dxa"/>
              <w:left w:w="72" w:type="dxa"/>
              <w:bottom w:w="72" w:type="dxa"/>
              <w:right w:w="72" w:type="dxa"/>
            </w:tcMar>
            <w:vAlign w:val="center"/>
          </w:tcPr>
          <w:p w14:paraId="0239CF05" w14:textId="77777777" w:rsidR="00070025" w:rsidRDefault="008B7CCE">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Kolom</w:t>
            </w:r>
          </w:p>
        </w:tc>
        <w:tc>
          <w:tcPr>
            <w:tcW w:w="3555" w:type="dxa"/>
            <w:shd w:val="clear" w:color="auto" w:fill="auto"/>
            <w:tcMar>
              <w:top w:w="72" w:type="dxa"/>
              <w:left w:w="72" w:type="dxa"/>
              <w:bottom w:w="72" w:type="dxa"/>
              <w:right w:w="72" w:type="dxa"/>
            </w:tcMar>
            <w:vAlign w:val="center"/>
          </w:tcPr>
          <w:p w14:paraId="7EC79428" w14:textId="77777777" w:rsidR="00070025" w:rsidRDefault="008B7CCE">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Keterangan</w:t>
            </w:r>
          </w:p>
        </w:tc>
      </w:tr>
      <w:tr w:rsidR="00070025" w14:paraId="54C70DF4" w14:textId="77777777">
        <w:trPr>
          <w:trHeight w:val="360"/>
          <w:jc w:val="center"/>
        </w:trPr>
        <w:tc>
          <w:tcPr>
            <w:tcW w:w="2085" w:type="dxa"/>
            <w:shd w:val="clear" w:color="auto" w:fill="auto"/>
            <w:tcMar>
              <w:top w:w="72" w:type="dxa"/>
              <w:left w:w="72" w:type="dxa"/>
              <w:bottom w:w="72" w:type="dxa"/>
              <w:right w:w="72" w:type="dxa"/>
            </w:tcMar>
            <w:vAlign w:val="center"/>
          </w:tcPr>
          <w:p w14:paraId="10C07A4D" w14:textId="77777777" w:rsidR="00070025" w:rsidRDefault="008B7CCE">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at</w:t>
            </w:r>
          </w:p>
        </w:tc>
        <w:tc>
          <w:tcPr>
            <w:tcW w:w="3555" w:type="dxa"/>
            <w:shd w:val="clear" w:color="auto" w:fill="auto"/>
            <w:tcMar>
              <w:top w:w="72" w:type="dxa"/>
              <w:left w:w="72" w:type="dxa"/>
              <w:bottom w:w="72" w:type="dxa"/>
              <w:right w:w="72" w:type="dxa"/>
            </w:tcMar>
            <w:vAlign w:val="center"/>
          </w:tcPr>
          <w:p w14:paraId="43209A2A" w14:textId="77777777" w:rsidR="00070025" w:rsidRDefault="008B7CCE">
            <w:pPr>
              <w:widowControl w:val="0"/>
              <w:spacing w:after="0" w:line="360" w:lineRule="auto"/>
              <w:ind w:right="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Tanggal saat ulasan diberikan</w:t>
            </w:r>
          </w:p>
        </w:tc>
      </w:tr>
      <w:tr w:rsidR="00070025" w14:paraId="2B58FE6D" w14:textId="77777777">
        <w:trPr>
          <w:trHeight w:val="360"/>
          <w:jc w:val="center"/>
        </w:trPr>
        <w:tc>
          <w:tcPr>
            <w:tcW w:w="2085" w:type="dxa"/>
            <w:shd w:val="clear" w:color="auto" w:fill="auto"/>
            <w:tcMar>
              <w:top w:w="72" w:type="dxa"/>
              <w:left w:w="72" w:type="dxa"/>
              <w:bottom w:w="72" w:type="dxa"/>
              <w:right w:w="72" w:type="dxa"/>
            </w:tcMar>
            <w:vAlign w:val="center"/>
          </w:tcPr>
          <w:p w14:paraId="736F3B87" w14:textId="77777777" w:rsidR="00070025" w:rsidRDefault="008B7CCE">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content</w:t>
            </w:r>
          </w:p>
        </w:tc>
        <w:tc>
          <w:tcPr>
            <w:tcW w:w="3555" w:type="dxa"/>
            <w:shd w:val="clear" w:color="auto" w:fill="auto"/>
            <w:tcMar>
              <w:top w:w="72" w:type="dxa"/>
              <w:left w:w="72" w:type="dxa"/>
              <w:bottom w:w="72" w:type="dxa"/>
              <w:right w:w="72" w:type="dxa"/>
            </w:tcMar>
            <w:vAlign w:val="center"/>
          </w:tcPr>
          <w:p w14:paraId="0D4BADD8" w14:textId="77777777" w:rsidR="00070025" w:rsidRDefault="008B7CCE">
            <w:pPr>
              <w:widowControl w:val="0"/>
              <w:spacing w:after="0" w:line="360" w:lineRule="auto"/>
              <w:ind w:right="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Teks ulasan yang diberikan pengulas</w:t>
            </w:r>
          </w:p>
        </w:tc>
      </w:tr>
      <w:tr w:rsidR="00070025" w14:paraId="7D6E570B" w14:textId="77777777">
        <w:trPr>
          <w:trHeight w:val="360"/>
          <w:jc w:val="center"/>
        </w:trPr>
        <w:tc>
          <w:tcPr>
            <w:tcW w:w="2085" w:type="dxa"/>
            <w:shd w:val="clear" w:color="auto" w:fill="auto"/>
            <w:tcMar>
              <w:top w:w="72" w:type="dxa"/>
              <w:left w:w="72" w:type="dxa"/>
              <w:bottom w:w="72" w:type="dxa"/>
              <w:right w:w="72" w:type="dxa"/>
            </w:tcMar>
            <w:vAlign w:val="center"/>
          </w:tcPr>
          <w:p w14:paraId="102575F7" w14:textId="77777777" w:rsidR="00070025" w:rsidRDefault="008B7CCE">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repliedAt</w:t>
            </w:r>
          </w:p>
        </w:tc>
        <w:tc>
          <w:tcPr>
            <w:tcW w:w="3555" w:type="dxa"/>
            <w:shd w:val="clear" w:color="auto" w:fill="auto"/>
            <w:tcMar>
              <w:top w:w="72" w:type="dxa"/>
              <w:left w:w="72" w:type="dxa"/>
              <w:bottom w:w="72" w:type="dxa"/>
              <w:right w:w="72" w:type="dxa"/>
            </w:tcMar>
            <w:vAlign w:val="center"/>
          </w:tcPr>
          <w:p w14:paraId="082B3A75" w14:textId="77777777" w:rsidR="00070025" w:rsidRDefault="008B7CCE">
            <w:pPr>
              <w:widowControl w:val="0"/>
              <w:spacing w:after="0" w:line="360" w:lineRule="auto"/>
              <w:ind w:right="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Tanggal saat pesan balasan dikirim</w:t>
            </w:r>
          </w:p>
        </w:tc>
      </w:tr>
      <w:tr w:rsidR="00070025" w14:paraId="0F36A1E9" w14:textId="77777777">
        <w:trPr>
          <w:trHeight w:val="360"/>
          <w:jc w:val="center"/>
        </w:trPr>
        <w:tc>
          <w:tcPr>
            <w:tcW w:w="2085" w:type="dxa"/>
            <w:shd w:val="clear" w:color="auto" w:fill="auto"/>
            <w:tcMar>
              <w:top w:w="72" w:type="dxa"/>
              <w:left w:w="72" w:type="dxa"/>
              <w:bottom w:w="72" w:type="dxa"/>
              <w:right w:w="72" w:type="dxa"/>
            </w:tcMar>
            <w:vAlign w:val="center"/>
          </w:tcPr>
          <w:p w14:paraId="0D0E3836" w14:textId="77777777" w:rsidR="00070025" w:rsidRDefault="008B7CCE">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replyContent</w:t>
            </w:r>
          </w:p>
        </w:tc>
        <w:tc>
          <w:tcPr>
            <w:tcW w:w="3555" w:type="dxa"/>
            <w:shd w:val="clear" w:color="auto" w:fill="auto"/>
            <w:tcMar>
              <w:top w:w="72" w:type="dxa"/>
              <w:left w:w="72" w:type="dxa"/>
              <w:bottom w:w="72" w:type="dxa"/>
              <w:right w:w="72" w:type="dxa"/>
            </w:tcMar>
            <w:vAlign w:val="center"/>
          </w:tcPr>
          <w:p w14:paraId="758F22CA" w14:textId="77777777" w:rsidR="00070025" w:rsidRDefault="008B7CCE">
            <w:pPr>
              <w:widowControl w:val="0"/>
              <w:spacing w:after="0" w:line="360" w:lineRule="auto"/>
              <w:ind w:right="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Pesan balasan yang diberikan pihak pengembang kepada pengulas</w:t>
            </w:r>
          </w:p>
        </w:tc>
      </w:tr>
      <w:tr w:rsidR="00070025" w14:paraId="22581399" w14:textId="77777777">
        <w:trPr>
          <w:trHeight w:val="360"/>
          <w:jc w:val="center"/>
        </w:trPr>
        <w:tc>
          <w:tcPr>
            <w:tcW w:w="2085" w:type="dxa"/>
            <w:shd w:val="clear" w:color="auto" w:fill="auto"/>
            <w:tcMar>
              <w:top w:w="72" w:type="dxa"/>
              <w:left w:w="72" w:type="dxa"/>
              <w:bottom w:w="72" w:type="dxa"/>
              <w:right w:w="72" w:type="dxa"/>
            </w:tcMar>
            <w:vAlign w:val="center"/>
          </w:tcPr>
          <w:p w14:paraId="3DEE2B4E" w14:textId="77777777" w:rsidR="00070025" w:rsidRDefault="008B7CCE">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reviewCreatedVersion</w:t>
            </w:r>
          </w:p>
        </w:tc>
        <w:tc>
          <w:tcPr>
            <w:tcW w:w="3555" w:type="dxa"/>
            <w:shd w:val="clear" w:color="auto" w:fill="auto"/>
            <w:tcMar>
              <w:top w:w="72" w:type="dxa"/>
              <w:left w:w="72" w:type="dxa"/>
              <w:bottom w:w="72" w:type="dxa"/>
              <w:right w:w="72" w:type="dxa"/>
            </w:tcMar>
            <w:vAlign w:val="center"/>
          </w:tcPr>
          <w:p w14:paraId="750029FF" w14:textId="77777777" w:rsidR="00070025" w:rsidRDefault="008B7CCE">
            <w:pPr>
              <w:widowControl w:val="0"/>
              <w:spacing w:after="0" w:line="360" w:lineRule="auto"/>
              <w:ind w:right="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Versi dari aplikasi saat ulasan diberikan</w:t>
            </w:r>
          </w:p>
        </w:tc>
      </w:tr>
      <w:tr w:rsidR="00070025" w14:paraId="6156B262" w14:textId="77777777">
        <w:trPr>
          <w:trHeight w:val="360"/>
          <w:jc w:val="center"/>
        </w:trPr>
        <w:tc>
          <w:tcPr>
            <w:tcW w:w="2085" w:type="dxa"/>
            <w:shd w:val="clear" w:color="auto" w:fill="auto"/>
            <w:tcMar>
              <w:top w:w="72" w:type="dxa"/>
              <w:left w:w="72" w:type="dxa"/>
              <w:bottom w:w="72" w:type="dxa"/>
              <w:right w:w="72" w:type="dxa"/>
            </w:tcMar>
            <w:vAlign w:val="center"/>
          </w:tcPr>
          <w:p w14:paraId="27F4A714" w14:textId="77777777" w:rsidR="00070025" w:rsidRDefault="008B7CCE">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reviewId</w:t>
            </w:r>
          </w:p>
        </w:tc>
        <w:tc>
          <w:tcPr>
            <w:tcW w:w="3555" w:type="dxa"/>
            <w:shd w:val="clear" w:color="auto" w:fill="auto"/>
            <w:tcMar>
              <w:top w:w="72" w:type="dxa"/>
              <w:left w:w="72" w:type="dxa"/>
              <w:bottom w:w="72" w:type="dxa"/>
              <w:right w:w="72" w:type="dxa"/>
            </w:tcMar>
            <w:vAlign w:val="center"/>
          </w:tcPr>
          <w:p w14:paraId="6FBA8394" w14:textId="77777777" w:rsidR="00070025" w:rsidRDefault="008B7CCE">
            <w:pPr>
              <w:widowControl w:val="0"/>
              <w:spacing w:after="0" w:line="360" w:lineRule="auto"/>
              <w:ind w:right="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Pengenal unik untuk ulasan</w:t>
            </w:r>
          </w:p>
        </w:tc>
      </w:tr>
      <w:tr w:rsidR="00070025" w14:paraId="3B818C0D" w14:textId="77777777">
        <w:trPr>
          <w:trHeight w:val="360"/>
          <w:jc w:val="center"/>
        </w:trPr>
        <w:tc>
          <w:tcPr>
            <w:tcW w:w="2085" w:type="dxa"/>
            <w:shd w:val="clear" w:color="auto" w:fill="auto"/>
            <w:tcMar>
              <w:top w:w="72" w:type="dxa"/>
              <w:left w:w="72" w:type="dxa"/>
              <w:bottom w:w="72" w:type="dxa"/>
              <w:right w:w="72" w:type="dxa"/>
            </w:tcMar>
            <w:vAlign w:val="center"/>
          </w:tcPr>
          <w:p w14:paraId="56064FEA" w14:textId="77777777" w:rsidR="00070025" w:rsidRDefault="008B7CCE">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score</w:t>
            </w:r>
          </w:p>
        </w:tc>
        <w:tc>
          <w:tcPr>
            <w:tcW w:w="3555" w:type="dxa"/>
            <w:shd w:val="clear" w:color="auto" w:fill="auto"/>
            <w:tcMar>
              <w:top w:w="72" w:type="dxa"/>
              <w:left w:w="72" w:type="dxa"/>
              <w:bottom w:w="72" w:type="dxa"/>
              <w:right w:w="72" w:type="dxa"/>
            </w:tcMar>
            <w:vAlign w:val="center"/>
          </w:tcPr>
          <w:p w14:paraId="4B349694" w14:textId="77777777" w:rsidR="00070025" w:rsidRDefault="008B7CCE">
            <w:pPr>
              <w:widowControl w:val="0"/>
              <w:spacing w:after="0" w:line="360" w:lineRule="auto"/>
              <w:ind w:right="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Rating yang diberikan pengulas</w:t>
            </w:r>
          </w:p>
        </w:tc>
      </w:tr>
      <w:tr w:rsidR="00070025" w14:paraId="2E79E124" w14:textId="77777777">
        <w:trPr>
          <w:trHeight w:val="360"/>
          <w:jc w:val="center"/>
        </w:trPr>
        <w:tc>
          <w:tcPr>
            <w:tcW w:w="2085" w:type="dxa"/>
            <w:shd w:val="clear" w:color="auto" w:fill="auto"/>
            <w:tcMar>
              <w:top w:w="72" w:type="dxa"/>
              <w:left w:w="72" w:type="dxa"/>
              <w:bottom w:w="72" w:type="dxa"/>
              <w:right w:w="72" w:type="dxa"/>
            </w:tcMar>
            <w:vAlign w:val="center"/>
          </w:tcPr>
          <w:p w14:paraId="73E691DB" w14:textId="77777777" w:rsidR="00070025" w:rsidRDefault="008B7CCE">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thumbsUpCount</w:t>
            </w:r>
          </w:p>
        </w:tc>
        <w:tc>
          <w:tcPr>
            <w:tcW w:w="3555" w:type="dxa"/>
            <w:shd w:val="clear" w:color="auto" w:fill="auto"/>
            <w:tcMar>
              <w:top w:w="72" w:type="dxa"/>
              <w:left w:w="72" w:type="dxa"/>
              <w:bottom w:w="72" w:type="dxa"/>
              <w:right w:w="72" w:type="dxa"/>
            </w:tcMar>
            <w:vAlign w:val="center"/>
          </w:tcPr>
          <w:p w14:paraId="6F76752B" w14:textId="77777777" w:rsidR="00070025" w:rsidRDefault="008B7CCE">
            <w:pPr>
              <w:widowControl w:val="0"/>
              <w:spacing w:after="0" w:line="360" w:lineRule="auto"/>
              <w:ind w:right="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Jumlah pengguna lain yang telah memberikan ulasan acungan jempol</w:t>
            </w:r>
          </w:p>
        </w:tc>
      </w:tr>
      <w:tr w:rsidR="00070025" w14:paraId="70194BC2" w14:textId="77777777">
        <w:trPr>
          <w:trHeight w:val="360"/>
          <w:jc w:val="center"/>
        </w:trPr>
        <w:tc>
          <w:tcPr>
            <w:tcW w:w="2085" w:type="dxa"/>
            <w:shd w:val="clear" w:color="auto" w:fill="auto"/>
            <w:tcMar>
              <w:top w:w="72" w:type="dxa"/>
              <w:left w:w="72" w:type="dxa"/>
              <w:bottom w:w="72" w:type="dxa"/>
              <w:right w:w="72" w:type="dxa"/>
            </w:tcMar>
            <w:vAlign w:val="center"/>
          </w:tcPr>
          <w:p w14:paraId="14BEF8EC" w14:textId="77777777" w:rsidR="00070025" w:rsidRDefault="008B7CCE">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userImage</w:t>
            </w:r>
          </w:p>
        </w:tc>
        <w:tc>
          <w:tcPr>
            <w:tcW w:w="3555" w:type="dxa"/>
            <w:shd w:val="clear" w:color="auto" w:fill="auto"/>
            <w:tcMar>
              <w:top w:w="72" w:type="dxa"/>
              <w:left w:w="72" w:type="dxa"/>
              <w:bottom w:w="72" w:type="dxa"/>
              <w:right w:w="72" w:type="dxa"/>
            </w:tcMar>
            <w:vAlign w:val="center"/>
          </w:tcPr>
          <w:p w14:paraId="7D603D36" w14:textId="77777777" w:rsidR="00070025" w:rsidRDefault="008B7CCE">
            <w:pPr>
              <w:widowControl w:val="0"/>
              <w:spacing w:after="0" w:line="360" w:lineRule="auto"/>
              <w:ind w:right="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URL untuk gambar profil pengulas</w:t>
            </w:r>
          </w:p>
        </w:tc>
      </w:tr>
      <w:tr w:rsidR="00070025" w14:paraId="56349711" w14:textId="77777777">
        <w:trPr>
          <w:trHeight w:val="360"/>
          <w:jc w:val="center"/>
        </w:trPr>
        <w:tc>
          <w:tcPr>
            <w:tcW w:w="2085" w:type="dxa"/>
            <w:shd w:val="clear" w:color="auto" w:fill="auto"/>
            <w:tcMar>
              <w:top w:w="72" w:type="dxa"/>
              <w:left w:w="72" w:type="dxa"/>
              <w:bottom w:w="72" w:type="dxa"/>
              <w:right w:w="72" w:type="dxa"/>
            </w:tcMar>
            <w:vAlign w:val="center"/>
          </w:tcPr>
          <w:p w14:paraId="157C3728" w14:textId="77777777" w:rsidR="00070025" w:rsidRDefault="008B7CCE">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userName</w:t>
            </w:r>
          </w:p>
        </w:tc>
        <w:tc>
          <w:tcPr>
            <w:tcW w:w="3555" w:type="dxa"/>
            <w:shd w:val="clear" w:color="auto" w:fill="auto"/>
            <w:tcMar>
              <w:top w:w="72" w:type="dxa"/>
              <w:left w:w="72" w:type="dxa"/>
              <w:bottom w:w="72" w:type="dxa"/>
              <w:right w:w="72" w:type="dxa"/>
            </w:tcMar>
            <w:vAlign w:val="center"/>
          </w:tcPr>
          <w:p w14:paraId="595CBFBD" w14:textId="77777777" w:rsidR="00070025" w:rsidRDefault="008B7CCE">
            <w:pPr>
              <w:widowControl w:val="0"/>
              <w:spacing w:after="0" w:line="360" w:lineRule="auto"/>
              <w:ind w:right="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Nama pengguna penulis ulasan</w:t>
            </w:r>
          </w:p>
        </w:tc>
      </w:tr>
    </w:tbl>
    <w:p w14:paraId="3A94461C" w14:textId="3BBEFF99" w:rsidR="00070025" w:rsidRDefault="008B7CCE" w:rsidP="00F46000">
      <w:pPr>
        <w:tabs>
          <w:tab w:val="right" w:leader="dot" w:pos="7371"/>
        </w:tabs>
        <w:jc w:val="center"/>
        <w:rPr>
          <w:rFonts w:ascii="Times New Roman" w:eastAsia="Times New Roman" w:hAnsi="Times New Roman" w:cs="Times New Roman"/>
        </w:rPr>
      </w:pPr>
      <w:r>
        <w:rPr>
          <w:rFonts w:ascii="Times New Roman" w:eastAsia="Times New Roman" w:hAnsi="Times New Roman" w:cs="Times New Roman"/>
        </w:rPr>
        <w:t xml:space="preserve">Tabel 4.1 </w:t>
      </w:r>
      <w:r w:rsidR="00F46000">
        <w:rPr>
          <w:rFonts w:ascii="Times New Roman" w:hAnsi="Times New Roman" w:cs="Times New Roman"/>
          <w:sz w:val="24"/>
          <w:szCs w:val="24"/>
        </w:rPr>
        <w:t>K</w:t>
      </w:r>
      <w:r w:rsidR="00F46000" w:rsidRPr="008B7CCE">
        <w:rPr>
          <w:rFonts w:ascii="Times New Roman" w:hAnsi="Times New Roman" w:cs="Times New Roman"/>
          <w:sz w:val="24"/>
          <w:szCs w:val="24"/>
        </w:rPr>
        <w:t xml:space="preserve">olom yang dihasilkan </w:t>
      </w:r>
      <w:r w:rsidR="00F46000">
        <w:rPr>
          <w:rFonts w:ascii="Times New Roman" w:hAnsi="Times New Roman" w:cs="Times New Roman"/>
          <w:sz w:val="24"/>
          <w:szCs w:val="24"/>
        </w:rPr>
        <w:t>dalam</w:t>
      </w:r>
      <w:r w:rsidR="00F46000" w:rsidRPr="008B7CCE">
        <w:rPr>
          <w:rFonts w:ascii="Times New Roman" w:hAnsi="Times New Roman" w:cs="Times New Roman"/>
          <w:sz w:val="24"/>
          <w:szCs w:val="24"/>
        </w:rPr>
        <w:t xml:space="preserve"> </w:t>
      </w:r>
      <w:r w:rsidR="00F46000">
        <w:rPr>
          <w:rFonts w:ascii="Times New Roman" w:hAnsi="Times New Roman" w:cs="Times New Roman"/>
          <w:sz w:val="24"/>
          <w:szCs w:val="24"/>
        </w:rPr>
        <w:t>proses pengumpulan</w:t>
      </w:r>
      <w:r w:rsidR="00F46000" w:rsidRPr="008B7CCE">
        <w:rPr>
          <w:rFonts w:ascii="Times New Roman" w:hAnsi="Times New Roman" w:cs="Times New Roman"/>
          <w:sz w:val="24"/>
          <w:szCs w:val="24"/>
        </w:rPr>
        <w:t xml:space="preserve"> data</w:t>
      </w:r>
      <w:r>
        <w:rPr>
          <w:rFonts w:ascii="Times New Roman" w:eastAsia="Times New Roman" w:hAnsi="Times New Roman" w:cs="Times New Roman"/>
        </w:rPr>
        <w:t>.</w:t>
      </w:r>
    </w:p>
    <w:p w14:paraId="65527F54" w14:textId="77777777" w:rsidR="00070025" w:rsidRDefault="00070025">
      <w:pPr>
        <w:spacing w:after="0" w:line="360" w:lineRule="auto"/>
        <w:jc w:val="both"/>
        <w:rPr>
          <w:rFonts w:ascii="Times New Roman" w:eastAsia="Times New Roman" w:hAnsi="Times New Roman" w:cs="Times New Roman"/>
        </w:rPr>
      </w:pPr>
    </w:p>
    <w:p w14:paraId="28EBAD95"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Menggunakan parameter yang diberikan, dihasilkan data ulasan mentah sebanyak 2234 ulasan yang ditulis dalam 6 bulan terakhir saat data diambil, yaitu pada rentang 01-05-2022 sampai 06-06-2022. Data tersebut kemudian disimpan dalam format DataFrame untuk mempermudah pengolahan lebih lanjut dan juga disimpan dalam format file .csv dengan nama “</w:t>
      </w:r>
      <w:r>
        <w:rPr>
          <w:rFonts w:ascii="Times New Roman" w:eastAsia="Times New Roman" w:hAnsi="Times New Roman" w:cs="Times New Roman"/>
          <w:i/>
        </w:rPr>
        <w:t>reviews_raw.csv</w:t>
      </w:r>
      <w:r>
        <w:rPr>
          <w:rFonts w:ascii="Times New Roman" w:eastAsia="Times New Roman" w:hAnsi="Times New Roman" w:cs="Times New Roman"/>
        </w:rPr>
        <w:t>”</w:t>
      </w:r>
      <w:r w:rsidR="00FE7E01">
        <w:rPr>
          <w:rFonts w:ascii="Times New Roman" w:eastAsia="Times New Roman" w:hAnsi="Times New Roman" w:cs="Times New Roman"/>
        </w:rPr>
        <w:t>. Hasil data ulasan mentah yang diambil dapat dilihat pada Gambar 4.3.</w:t>
      </w:r>
    </w:p>
    <w:p w14:paraId="746EEE77" w14:textId="77777777" w:rsidR="00070025" w:rsidRDefault="00070025">
      <w:pPr>
        <w:spacing w:after="0" w:line="360" w:lineRule="auto"/>
        <w:ind w:firstLine="720"/>
        <w:jc w:val="both"/>
        <w:rPr>
          <w:rFonts w:ascii="Times New Roman" w:eastAsia="Times New Roman" w:hAnsi="Times New Roman" w:cs="Times New Roman"/>
        </w:rPr>
      </w:pPr>
    </w:p>
    <w:p w14:paraId="5EBF340E"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36E65D7" wp14:editId="4D45C4F8">
            <wp:extent cx="4874705" cy="1709784"/>
            <wp:effectExtent l="12700" t="12700" r="12700" b="127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874705" cy="1709784"/>
                    </a:xfrm>
                    <a:prstGeom prst="rect">
                      <a:avLst/>
                    </a:prstGeom>
                    <a:ln w="12700">
                      <a:solidFill>
                        <a:srgbClr val="000000"/>
                      </a:solidFill>
                      <a:prstDash val="solid"/>
                    </a:ln>
                  </pic:spPr>
                </pic:pic>
              </a:graphicData>
            </a:graphic>
          </wp:inline>
        </w:drawing>
      </w:r>
    </w:p>
    <w:p w14:paraId="683CDB6B" w14:textId="139BB77C"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 xml:space="preserve">Gambar 4.3 Dataset </w:t>
      </w:r>
      <w:r>
        <w:rPr>
          <w:rFonts w:ascii="Times New Roman" w:eastAsia="Times New Roman" w:hAnsi="Times New Roman" w:cs="Times New Roman"/>
          <w:i/>
        </w:rPr>
        <w:t>reviews_raw.csv</w:t>
      </w:r>
      <w:r>
        <w:rPr>
          <w:rFonts w:ascii="Times New Roman" w:eastAsia="Times New Roman" w:hAnsi="Times New Roman" w:cs="Times New Roman"/>
        </w:rPr>
        <w:t>.</w:t>
      </w:r>
    </w:p>
    <w:p w14:paraId="01BA8C04" w14:textId="77777777" w:rsidR="00070025" w:rsidRDefault="00070025">
      <w:pPr>
        <w:spacing w:after="0" w:line="360" w:lineRule="auto"/>
        <w:jc w:val="both"/>
        <w:rPr>
          <w:rFonts w:ascii="Times New Roman" w:eastAsia="Times New Roman" w:hAnsi="Times New Roman" w:cs="Times New Roman"/>
          <w:b/>
        </w:rPr>
      </w:pPr>
    </w:p>
    <w:p w14:paraId="6C9A1765" w14:textId="77777777" w:rsidR="00070025" w:rsidRDefault="008B7CCE">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4.2 Pembersihan Data</w:t>
      </w:r>
    </w:p>
    <w:p w14:paraId="6E806265" w14:textId="747C2A05"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Proses pembersihan meliputi penghapusan ulasan yang tidak berbahasa inggris dan ulasan yang terlalu singkat dan tidak bermakna. </w:t>
      </w:r>
      <w:r w:rsidR="00FF41F9">
        <w:rPr>
          <w:rFonts w:ascii="Times New Roman" w:eastAsia="Times New Roman" w:hAnsi="Times New Roman" w:cs="Times New Roman"/>
        </w:rPr>
        <w:t>K</w:t>
      </w:r>
      <w:r>
        <w:rPr>
          <w:rFonts w:ascii="Times New Roman" w:eastAsia="Times New Roman" w:hAnsi="Times New Roman" w:cs="Times New Roman"/>
        </w:rPr>
        <w:t>elengkapan data</w:t>
      </w:r>
      <w:r w:rsidR="00FF41F9">
        <w:rPr>
          <w:rFonts w:ascii="Times New Roman" w:eastAsia="Times New Roman" w:hAnsi="Times New Roman" w:cs="Times New Roman"/>
        </w:rPr>
        <w:t xml:space="preserve"> akan dicek</w:t>
      </w:r>
      <w:r>
        <w:rPr>
          <w:rFonts w:ascii="Times New Roman" w:eastAsia="Times New Roman" w:hAnsi="Times New Roman" w:cs="Times New Roman"/>
        </w:rPr>
        <w:t xml:space="preserve">, jika terdapat ulasan yang terduplikat ataupun hilang, data tersebut akan dihapus.  </w:t>
      </w:r>
      <w:r w:rsidR="0054791B">
        <w:rPr>
          <w:rFonts w:ascii="Times New Roman" w:eastAsia="Times New Roman" w:hAnsi="Times New Roman" w:cs="Times New Roman"/>
        </w:rPr>
        <w:t>K</w:t>
      </w:r>
      <w:r>
        <w:rPr>
          <w:rFonts w:ascii="Times New Roman" w:eastAsia="Times New Roman" w:hAnsi="Times New Roman" w:cs="Times New Roman"/>
        </w:rPr>
        <w:t xml:space="preserve">olom </w:t>
      </w:r>
      <w:r>
        <w:rPr>
          <w:rFonts w:ascii="Times New Roman" w:eastAsia="Times New Roman" w:hAnsi="Times New Roman" w:cs="Times New Roman"/>
          <w:i/>
        </w:rPr>
        <w:t>content</w:t>
      </w:r>
      <w:r>
        <w:rPr>
          <w:rFonts w:ascii="Times New Roman" w:eastAsia="Times New Roman" w:hAnsi="Times New Roman" w:cs="Times New Roman"/>
        </w:rPr>
        <w:t xml:space="preserve"> yang berisi ulasan yang ditulis dan kolom </w:t>
      </w:r>
      <w:r>
        <w:rPr>
          <w:rFonts w:ascii="Times New Roman" w:eastAsia="Times New Roman" w:hAnsi="Times New Roman" w:cs="Times New Roman"/>
          <w:i/>
        </w:rPr>
        <w:t>score</w:t>
      </w:r>
      <w:r>
        <w:rPr>
          <w:rFonts w:ascii="Times New Roman" w:eastAsia="Times New Roman" w:hAnsi="Times New Roman" w:cs="Times New Roman"/>
        </w:rPr>
        <w:t xml:space="preserve"> yang berisi rating yang diberikan pengulas</w:t>
      </w:r>
      <w:r w:rsidR="0054791B">
        <w:rPr>
          <w:rFonts w:ascii="Times New Roman" w:eastAsia="Times New Roman" w:hAnsi="Times New Roman" w:cs="Times New Roman"/>
        </w:rPr>
        <w:t xml:space="preserve"> diperlukan untuk proses selanjutnya</w:t>
      </w:r>
      <w:r>
        <w:rPr>
          <w:rFonts w:ascii="Times New Roman" w:eastAsia="Times New Roman" w:hAnsi="Times New Roman" w:cs="Times New Roman"/>
        </w:rPr>
        <w:t xml:space="preserve">. Kolom </w:t>
      </w:r>
      <w:r>
        <w:rPr>
          <w:rFonts w:ascii="Times New Roman" w:eastAsia="Times New Roman" w:hAnsi="Times New Roman" w:cs="Times New Roman"/>
          <w:i/>
        </w:rPr>
        <w:t>score</w:t>
      </w:r>
      <w:r>
        <w:rPr>
          <w:rFonts w:ascii="Times New Roman" w:eastAsia="Times New Roman" w:hAnsi="Times New Roman" w:cs="Times New Roman"/>
        </w:rPr>
        <w:t xml:space="preserve"> dibutuhkan </w:t>
      </w:r>
      <w:r w:rsidR="00FF41F9">
        <w:rPr>
          <w:rFonts w:ascii="Times New Roman" w:eastAsia="Times New Roman" w:hAnsi="Times New Roman" w:cs="Times New Roman"/>
        </w:rPr>
        <w:t xml:space="preserve">karena akan </w:t>
      </w:r>
      <w:r>
        <w:rPr>
          <w:rFonts w:ascii="Times New Roman" w:eastAsia="Times New Roman" w:hAnsi="Times New Roman" w:cs="Times New Roman"/>
        </w:rPr>
        <w:t>digunakan sebagai pertimbangan dalam memberikan skor sentimen terhadap ulasan yang ditulis dalam proses pelabelan data. Sebanyak 88 buah data ulasan telah dihapus dalam tahapan pembersihan sehingga menyisakan sebanyak 2147 ulasan. Data ulasan yang telah dibersihkan kemudian disimpan dalam file csv dengan nama “reviews_clean.csv”. Hasil dataset yang sudah dibersihkan dapat dilihat pada Gambar 4.</w:t>
      </w:r>
      <w:r w:rsidR="00691CAD">
        <w:rPr>
          <w:rFonts w:ascii="Times New Roman" w:eastAsia="Times New Roman" w:hAnsi="Times New Roman" w:cs="Times New Roman"/>
        </w:rPr>
        <w:t>4</w:t>
      </w:r>
      <w:r>
        <w:rPr>
          <w:rFonts w:ascii="Times New Roman" w:eastAsia="Times New Roman" w:hAnsi="Times New Roman" w:cs="Times New Roman"/>
        </w:rPr>
        <w:t>.</w:t>
      </w:r>
    </w:p>
    <w:p w14:paraId="4E4BB267" w14:textId="77777777" w:rsidR="00070025" w:rsidRDefault="00070025">
      <w:pPr>
        <w:spacing w:after="0" w:line="360" w:lineRule="auto"/>
        <w:jc w:val="both"/>
        <w:rPr>
          <w:rFonts w:ascii="Times New Roman" w:eastAsia="Times New Roman" w:hAnsi="Times New Roman" w:cs="Times New Roman"/>
          <w:b/>
        </w:rPr>
      </w:pPr>
    </w:p>
    <w:p w14:paraId="4908010B" w14:textId="77777777" w:rsidR="00070025" w:rsidRDefault="008B7CCE">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8A22C19" wp14:editId="508271EE">
            <wp:extent cx="2594892" cy="2341519"/>
            <wp:effectExtent l="12700" t="12700" r="12700" b="127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594892" cy="2341519"/>
                    </a:xfrm>
                    <a:prstGeom prst="rect">
                      <a:avLst/>
                    </a:prstGeom>
                    <a:ln w="12700">
                      <a:solidFill>
                        <a:srgbClr val="000000"/>
                      </a:solidFill>
                      <a:prstDash val="solid"/>
                    </a:ln>
                  </pic:spPr>
                </pic:pic>
              </a:graphicData>
            </a:graphic>
          </wp:inline>
        </w:drawing>
      </w:r>
    </w:p>
    <w:p w14:paraId="531CE4DA" w14:textId="1194C77E"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 xml:space="preserve">Gambar 4.4 Dataset </w:t>
      </w:r>
      <w:r>
        <w:rPr>
          <w:rFonts w:ascii="Times New Roman" w:eastAsia="Times New Roman" w:hAnsi="Times New Roman" w:cs="Times New Roman"/>
          <w:i/>
        </w:rPr>
        <w:t>reviews_clean</w:t>
      </w:r>
      <w:r>
        <w:rPr>
          <w:rFonts w:ascii="Times New Roman" w:eastAsia="Times New Roman" w:hAnsi="Times New Roman" w:cs="Times New Roman"/>
        </w:rPr>
        <w:t>.</w:t>
      </w:r>
      <w:r>
        <w:br w:type="page"/>
      </w:r>
    </w:p>
    <w:p w14:paraId="16846194" w14:textId="77777777" w:rsidR="00070025" w:rsidRDefault="008B7CCE">
      <w:pPr>
        <w:spacing w:after="0" w:line="360" w:lineRule="auto"/>
        <w:rPr>
          <w:rFonts w:ascii="Times New Roman" w:eastAsia="Times New Roman" w:hAnsi="Times New Roman" w:cs="Times New Roman"/>
        </w:rPr>
      </w:pPr>
      <w:r>
        <w:rPr>
          <w:rFonts w:ascii="Times New Roman" w:eastAsia="Times New Roman" w:hAnsi="Times New Roman" w:cs="Times New Roman"/>
          <w:b/>
        </w:rPr>
        <w:lastRenderedPageBreak/>
        <w:t>4.3 Pelabelan Data</w:t>
      </w:r>
    </w:p>
    <w:p w14:paraId="6FA03132" w14:textId="11E3EE13" w:rsidR="00070025" w:rsidRDefault="00FF41F9">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Pelabelan data dilakukan </w:t>
      </w:r>
      <w:r w:rsidR="008B7CCE">
        <w:rPr>
          <w:rFonts w:ascii="Times New Roman" w:eastAsia="Times New Roman" w:hAnsi="Times New Roman" w:cs="Times New Roman"/>
        </w:rPr>
        <w:t>secara manual dengan beberapa aturan yang telah didefinisikan pada Bab 3.2.3. Rating yang diberikan pengulas menjadi referensi penting bagi untuk menentukan sentimen yang akan diberikan. Adapun distribusi rating dari keseluruhan dataset dapat dilihat pada Gambar 4.</w:t>
      </w:r>
      <w:r w:rsidR="00367DE7">
        <w:rPr>
          <w:rFonts w:ascii="Times New Roman" w:eastAsia="Times New Roman" w:hAnsi="Times New Roman" w:cs="Times New Roman"/>
        </w:rPr>
        <w:t>5</w:t>
      </w:r>
      <w:r w:rsidR="008B7CCE">
        <w:rPr>
          <w:rFonts w:ascii="Times New Roman" w:eastAsia="Times New Roman" w:hAnsi="Times New Roman" w:cs="Times New Roman"/>
        </w:rPr>
        <w:t>.</w:t>
      </w:r>
    </w:p>
    <w:p w14:paraId="6F8C4179" w14:textId="77777777" w:rsidR="00070025" w:rsidRDefault="00070025">
      <w:pPr>
        <w:spacing w:after="0" w:line="360" w:lineRule="auto"/>
        <w:jc w:val="both"/>
        <w:rPr>
          <w:rFonts w:ascii="Times New Roman" w:eastAsia="Times New Roman" w:hAnsi="Times New Roman" w:cs="Times New Roman"/>
        </w:rPr>
      </w:pPr>
    </w:p>
    <w:p w14:paraId="72B8B7F7"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7598FCD" wp14:editId="01EE8B3C">
            <wp:extent cx="3131630" cy="2310315"/>
            <wp:effectExtent l="12700" t="12700" r="12700" b="12700"/>
            <wp:docPr id="15" name="image12.png" descr="Chart"/>
            <wp:cNvGraphicFramePr/>
            <a:graphic xmlns:a="http://schemas.openxmlformats.org/drawingml/2006/main">
              <a:graphicData uri="http://schemas.openxmlformats.org/drawingml/2006/picture">
                <pic:pic xmlns:pic="http://schemas.openxmlformats.org/drawingml/2006/picture">
                  <pic:nvPicPr>
                    <pic:cNvPr id="0" name="image12.png" descr="Chart"/>
                    <pic:cNvPicPr preferRelativeResize="0"/>
                  </pic:nvPicPr>
                  <pic:blipFill>
                    <a:blip r:embed="rId26"/>
                    <a:srcRect/>
                    <a:stretch>
                      <a:fillRect/>
                    </a:stretch>
                  </pic:blipFill>
                  <pic:spPr>
                    <a:xfrm>
                      <a:off x="0" y="0"/>
                      <a:ext cx="3131630" cy="2310315"/>
                    </a:xfrm>
                    <a:prstGeom prst="rect">
                      <a:avLst/>
                    </a:prstGeom>
                    <a:ln w="12700">
                      <a:solidFill>
                        <a:srgbClr val="000000"/>
                      </a:solidFill>
                      <a:prstDash val="solid"/>
                    </a:ln>
                  </pic:spPr>
                </pic:pic>
              </a:graphicData>
            </a:graphic>
          </wp:inline>
        </w:drawing>
      </w:r>
    </w:p>
    <w:p w14:paraId="3376660F"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4.5 Distribusi rating yang diberikan pengulas.</w:t>
      </w:r>
    </w:p>
    <w:p w14:paraId="60361381" w14:textId="77777777" w:rsidR="00070025" w:rsidRDefault="00070025">
      <w:pPr>
        <w:spacing w:after="0" w:line="360" w:lineRule="auto"/>
        <w:ind w:firstLine="720"/>
        <w:jc w:val="both"/>
        <w:rPr>
          <w:rFonts w:ascii="Times New Roman" w:eastAsia="Times New Roman" w:hAnsi="Times New Roman" w:cs="Times New Roman"/>
        </w:rPr>
      </w:pPr>
    </w:p>
    <w:p w14:paraId="159735B3"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Hasil akhir dari proses pelabelan menghasilkan data sebanyak 991 ulasan bersentimen positif dan 1156 bersentimen negatif dengan persentase masing-masing 46.2% dan 53.8% dari keseluruhan data. Distribusi sentimen berdasarkan rating adalah sebagai berikut:</w:t>
      </w:r>
    </w:p>
    <w:p w14:paraId="64F3D4D7" w14:textId="77777777" w:rsidR="00070025" w:rsidRDefault="00070025">
      <w:pPr>
        <w:spacing w:after="0" w:line="360" w:lineRule="auto"/>
        <w:jc w:val="both"/>
        <w:rPr>
          <w:rFonts w:ascii="Times New Roman" w:eastAsia="Times New Roman" w:hAnsi="Times New Roman" w:cs="Times New Roman"/>
        </w:rPr>
      </w:pPr>
    </w:p>
    <w:p w14:paraId="79391A83"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7603585" wp14:editId="00F1F60E">
            <wp:extent cx="3518817" cy="2087891"/>
            <wp:effectExtent l="12700" t="12700" r="12700" b="12700"/>
            <wp:docPr id="14" name="image17.png" descr="Chart"/>
            <wp:cNvGraphicFramePr/>
            <a:graphic xmlns:a="http://schemas.openxmlformats.org/drawingml/2006/main">
              <a:graphicData uri="http://schemas.openxmlformats.org/drawingml/2006/picture">
                <pic:pic xmlns:pic="http://schemas.openxmlformats.org/drawingml/2006/picture">
                  <pic:nvPicPr>
                    <pic:cNvPr id="0" name="image17.png" descr="Chart"/>
                    <pic:cNvPicPr preferRelativeResize="0"/>
                  </pic:nvPicPr>
                  <pic:blipFill>
                    <a:blip r:embed="rId27"/>
                    <a:srcRect/>
                    <a:stretch>
                      <a:fillRect/>
                    </a:stretch>
                  </pic:blipFill>
                  <pic:spPr>
                    <a:xfrm>
                      <a:off x="0" y="0"/>
                      <a:ext cx="3518817" cy="2087891"/>
                    </a:xfrm>
                    <a:prstGeom prst="rect">
                      <a:avLst/>
                    </a:prstGeom>
                    <a:ln w="12700">
                      <a:solidFill>
                        <a:srgbClr val="000000"/>
                      </a:solidFill>
                      <a:prstDash val="solid"/>
                    </a:ln>
                  </pic:spPr>
                </pic:pic>
              </a:graphicData>
            </a:graphic>
          </wp:inline>
        </w:drawing>
      </w:r>
    </w:p>
    <w:p w14:paraId="1EBB0EB3"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4.6 Distribusi sentimen ulasan berdasarkan rating.</w:t>
      </w:r>
    </w:p>
    <w:p w14:paraId="092FAD4A" w14:textId="77777777" w:rsidR="00070025" w:rsidRDefault="00070025">
      <w:pPr>
        <w:spacing w:after="0" w:line="360" w:lineRule="auto"/>
        <w:jc w:val="center"/>
        <w:rPr>
          <w:rFonts w:ascii="Times New Roman" w:eastAsia="Times New Roman" w:hAnsi="Times New Roman" w:cs="Times New Roman"/>
        </w:rPr>
      </w:pPr>
    </w:p>
    <w:p w14:paraId="0517B592" w14:textId="2441D3B2"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lastRenderedPageBreak/>
        <w:t xml:space="preserve">Label sentimen yang diberikan diisikan pada kolom baru baru bernama “sentiment”, setelah semua teks ulasan diberikan label sentimen, dataset akan disimpan dalam file csv baru bernama “reviews_labelled.csv”. Isi dari </w:t>
      </w:r>
      <w:proofErr w:type="gramStart"/>
      <w:r>
        <w:rPr>
          <w:rFonts w:ascii="Times New Roman" w:eastAsia="Times New Roman" w:hAnsi="Times New Roman" w:cs="Times New Roman"/>
        </w:rPr>
        <w:t xml:space="preserve">dataset </w:t>
      </w:r>
      <w:r>
        <w:rPr>
          <w:rFonts w:ascii="Times New Roman" w:eastAsia="Times New Roman" w:hAnsi="Times New Roman" w:cs="Times New Roman"/>
          <w:i/>
        </w:rPr>
        <w:t xml:space="preserve"> </w:t>
      </w:r>
      <w:r>
        <w:rPr>
          <w:rFonts w:ascii="Times New Roman" w:eastAsia="Times New Roman" w:hAnsi="Times New Roman" w:cs="Times New Roman"/>
        </w:rPr>
        <w:t>yang</w:t>
      </w:r>
      <w:proofErr w:type="gramEnd"/>
      <w:r>
        <w:rPr>
          <w:rFonts w:ascii="Times New Roman" w:eastAsia="Times New Roman" w:hAnsi="Times New Roman" w:cs="Times New Roman"/>
        </w:rPr>
        <w:t xml:space="preserve"> berisi teks ulasan yang telah diberikan label sentimen positif (1) dan negatif (-1) dapat dilihat pada Gambar 4.</w:t>
      </w:r>
      <w:r w:rsidR="00367DE7">
        <w:rPr>
          <w:rFonts w:ascii="Times New Roman" w:eastAsia="Times New Roman" w:hAnsi="Times New Roman" w:cs="Times New Roman"/>
        </w:rPr>
        <w:t>7</w:t>
      </w:r>
      <w:r>
        <w:rPr>
          <w:rFonts w:ascii="Times New Roman" w:eastAsia="Times New Roman" w:hAnsi="Times New Roman" w:cs="Times New Roman"/>
        </w:rPr>
        <w:t>.</w:t>
      </w:r>
    </w:p>
    <w:p w14:paraId="799D52AA" w14:textId="77777777" w:rsidR="00070025" w:rsidRDefault="00070025">
      <w:pPr>
        <w:spacing w:after="0" w:line="360" w:lineRule="auto"/>
        <w:jc w:val="both"/>
        <w:rPr>
          <w:rFonts w:ascii="Times New Roman" w:eastAsia="Times New Roman" w:hAnsi="Times New Roman" w:cs="Times New Roman"/>
        </w:rPr>
      </w:pPr>
    </w:p>
    <w:p w14:paraId="23793F8B"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D792D2F" wp14:editId="0CC74376">
            <wp:extent cx="3196308" cy="2381018"/>
            <wp:effectExtent l="12700" t="12700" r="12700" b="12700"/>
            <wp:docPr id="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3196308" cy="2381018"/>
                    </a:xfrm>
                    <a:prstGeom prst="rect">
                      <a:avLst/>
                    </a:prstGeom>
                    <a:ln w="12700">
                      <a:solidFill>
                        <a:srgbClr val="000000"/>
                      </a:solidFill>
                      <a:prstDash val="solid"/>
                    </a:ln>
                  </pic:spPr>
                </pic:pic>
              </a:graphicData>
            </a:graphic>
          </wp:inline>
        </w:drawing>
      </w:r>
    </w:p>
    <w:p w14:paraId="7D876DAA" w14:textId="5C6FD832" w:rsidR="00070025" w:rsidRDefault="008B7CCE">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rPr>
        <w:t xml:space="preserve">Gambar 4.7 Dataset </w:t>
      </w:r>
      <w:r>
        <w:rPr>
          <w:rFonts w:ascii="Times New Roman" w:eastAsia="Times New Roman" w:hAnsi="Times New Roman" w:cs="Times New Roman"/>
          <w:i/>
        </w:rPr>
        <w:t>reviews_labelled.csv</w:t>
      </w:r>
      <w:r w:rsidR="008B1440">
        <w:rPr>
          <w:rFonts w:ascii="Times New Roman" w:eastAsia="Times New Roman" w:hAnsi="Times New Roman" w:cs="Times New Roman"/>
        </w:rPr>
        <w:t>.</w:t>
      </w:r>
    </w:p>
    <w:p w14:paraId="4F871F79" w14:textId="77777777" w:rsidR="00070025" w:rsidRDefault="00070025">
      <w:pPr>
        <w:spacing w:after="0" w:line="360" w:lineRule="auto"/>
        <w:rPr>
          <w:rFonts w:ascii="Times New Roman" w:eastAsia="Times New Roman" w:hAnsi="Times New Roman" w:cs="Times New Roman"/>
          <w:b/>
        </w:rPr>
      </w:pPr>
    </w:p>
    <w:p w14:paraId="6360E181" w14:textId="2717578B" w:rsidR="00070025" w:rsidRDefault="008B7CCE">
      <w:pPr>
        <w:spacing w:after="0" w:line="360" w:lineRule="auto"/>
        <w:rPr>
          <w:rFonts w:ascii="Times New Roman" w:eastAsia="Times New Roman" w:hAnsi="Times New Roman" w:cs="Times New Roman"/>
          <w:b/>
        </w:rPr>
      </w:pPr>
      <w:r>
        <w:rPr>
          <w:rFonts w:ascii="Times New Roman" w:eastAsia="Times New Roman" w:hAnsi="Times New Roman" w:cs="Times New Roman"/>
          <w:b/>
        </w:rPr>
        <w:t xml:space="preserve">4.4 Hasil </w:t>
      </w:r>
      <w:r>
        <w:rPr>
          <w:rFonts w:ascii="Times New Roman" w:eastAsia="Times New Roman" w:hAnsi="Times New Roman" w:cs="Times New Roman"/>
          <w:b/>
          <w:i/>
        </w:rPr>
        <w:t>Text Pre-Processing</w:t>
      </w:r>
    </w:p>
    <w:p w14:paraId="16B7F00D" w14:textId="1047BAE4" w:rsidR="00070025" w:rsidRDefault="008B7CCE">
      <w:pPr>
        <w:spacing w:after="0" w:line="360" w:lineRule="auto"/>
        <w:ind w:firstLine="720"/>
        <w:jc w:val="both"/>
        <w:rPr>
          <w:rFonts w:ascii="Times New Roman" w:eastAsia="Times New Roman" w:hAnsi="Times New Roman" w:cs="Times New Roman"/>
          <w:b/>
        </w:rPr>
      </w:pPr>
      <w:r>
        <w:rPr>
          <w:rFonts w:ascii="Times New Roman" w:eastAsia="Times New Roman" w:hAnsi="Times New Roman" w:cs="Times New Roman"/>
        </w:rPr>
        <w:t xml:space="preserve">Data ulasan mentah </w:t>
      </w:r>
      <w:r w:rsidR="00DF48D5">
        <w:rPr>
          <w:rFonts w:ascii="Times New Roman" w:eastAsia="Times New Roman" w:hAnsi="Times New Roman" w:cs="Times New Roman"/>
        </w:rPr>
        <w:t xml:space="preserve">akan </w:t>
      </w:r>
      <w:r>
        <w:rPr>
          <w:rFonts w:ascii="Times New Roman" w:eastAsia="Times New Roman" w:hAnsi="Times New Roman" w:cs="Times New Roman"/>
        </w:rPr>
        <w:t xml:space="preserve">melalui serangkaian </w:t>
      </w:r>
      <w:r w:rsidR="00DF48D5">
        <w:rPr>
          <w:rFonts w:ascii="Times New Roman" w:eastAsia="Times New Roman" w:hAnsi="Times New Roman" w:cs="Times New Roman"/>
        </w:rPr>
        <w:t>tahapan</w:t>
      </w:r>
      <w:r>
        <w:rPr>
          <w:rFonts w:ascii="Times New Roman" w:eastAsia="Times New Roman" w:hAnsi="Times New Roman" w:cs="Times New Roman"/>
        </w:rPr>
        <w:t xml:space="preserve"> </w:t>
      </w:r>
      <w:r>
        <w:rPr>
          <w:rFonts w:ascii="Times New Roman" w:eastAsia="Times New Roman" w:hAnsi="Times New Roman" w:cs="Times New Roman"/>
          <w:i/>
        </w:rPr>
        <w:t xml:space="preserve">preprocessing </w:t>
      </w:r>
      <w:r>
        <w:rPr>
          <w:rFonts w:ascii="Times New Roman" w:eastAsia="Times New Roman" w:hAnsi="Times New Roman" w:cs="Times New Roman"/>
        </w:rPr>
        <w:t xml:space="preserve">secara urut sebelum dapat dimasukkan ke dalam model. </w:t>
      </w:r>
      <w:r w:rsidR="00DF48D5">
        <w:rPr>
          <w:rFonts w:ascii="Times New Roman" w:eastAsia="Times New Roman" w:hAnsi="Times New Roman" w:cs="Times New Roman"/>
        </w:rPr>
        <w:t xml:space="preserve">Tahapan-tahapan tersebut antara lain: </w:t>
      </w:r>
      <w:r w:rsidR="00DF48D5">
        <w:rPr>
          <w:rFonts w:ascii="Times New Roman" w:eastAsia="Times New Roman" w:hAnsi="Times New Roman" w:cs="Times New Roman"/>
          <w:i/>
        </w:rPr>
        <w:t>tokenization</w:t>
      </w:r>
      <w:r w:rsidR="00DF48D5">
        <w:rPr>
          <w:rFonts w:ascii="Times New Roman" w:eastAsia="Times New Roman" w:hAnsi="Times New Roman" w:cs="Times New Roman"/>
        </w:rPr>
        <w:t xml:space="preserve">, </w:t>
      </w:r>
      <w:r w:rsidR="00DF48D5">
        <w:rPr>
          <w:rFonts w:ascii="Times New Roman" w:eastAsia="Times New Roman" w:hAnsi="Times New Roman" w:cs="Times New Roman"/>
          <w:i/>
        </w:rPr>
        <w:t>case folding</w:t>
      </w:r>
      <w:r w:rsidR="00DF48D5">
        <w:rPr>
          <w:rFonts w:ascii="Times New Roman" w:eastAsia="Times New Roman" w:hAnsi="Times New Roman" w:cs="Times New Roman"/>
        </w:rPr>
        <w:t xml:space="preserve">, </w:t>
      </w:r>
      <w:r w:rsidR="00DF48D5">
        <w:rPr>
          <w:rFonts w:ascii="Times New Roman" w:eastAsia="Times New Roman" w:hAnsi="Times New Roman" w:cs="Times New Roman"/>
          <w:i/>
        </w:rPr>
        <w:t>punctuations removal</w:t>
      </w:r>
      <w:r w:rsidR="00DF48D5">
        <w:rPr>
          <w:rFonts w:ascii="Times New Roman" w:eastAsia="Times New Roman" w:hAnsi="Times New Roman" w:cs="Times New Roman"/>
        </w:rPr>
        <w:t xml:space="preserve">, </w:t>
      </w:r>
      <w:r w:rsidR="00DF48D5">
        <w:rPr>
          <w:rFonts w:ascii="Times New Roman" w:eastAsia="Times New Roman" w:hAnsi="Times New Roman" w:cs="Times New Roman"/>
          <w:i/>
        </w:rPr>
        <w:t>stopwords removal</w:t>
      </w:r>
      <w:r w:rsidR="00DF48D5">
        <w:rPr>
          <w:rFonts w:ascii="Times New Roman" w:eastAsia="Times New Roman" w:hAnsi="Times New Roman" w:cs="Times New Roman"/>
        </w:rPr>
        <w:t xml:space="preserve">, dan </w:t>
      </w:r>
      <w:r w:rsidR="00DF48D5">
        <w:rPr>
          <w:rFonts w:ascii="Times New Roman" w:eastAsia="Times New Roman" w:hAnsi="Times New Roman" w:cs="Times New Roman"/>
          <w:i/>
        </w:rPr>
        <w:t>lemmatization</w:t>
      </w:r>
      <w:r w:rsidR="00DF48D5">
        <w:rPr>
          <w:rFonts w:ascii="Times New Roman" w:eastAsia="Times New Roman" w:hAnsi="Times New Roman" w:cs="Times New Roman"/>
        </w:rPr>
        <w:t xml:space="preserve"> yang akan dilakukan secara urut. </w:t>
      </w:r>
      <w:r>
        <w:rPr>
          <w:rFonts w:ascii="Times New Roman" w:eastAsia="Times New Roman" w:hAnsi="Times New Roman" w:cs="Times New Roman"/>
        </w:rPr>
        <w:t xml:space="preserve">Tabel </w:t>
      </w:r>
      <w:r w:rsidR="00DF48D5">
        <w:rPr>
          <w:rFonts w:ascii="Times New Roman" w:eastAsia="Times New Roman" w:hAnsi="Times New Roman" w:cs="Times New Roman"/>
        </w:rPr>
        <w:t xml:space="preserve">4.2 </w:t>
      </w:r>
      <w:r>
        <w:rPr>
          <w:rFonts w:ascii="Times New Roman" w:eastAsia="Times New Roman" w:hAnsi="Times New Roman" w:cs="Times New Roman"/>
        </w:rPr>
        <w:t xml:space="preserve">memperlihatkan </w:t>
      </w:r>
      <w:r w:rsidR="00DF48D5">
        <w:rPr>
          <w:rFonts w:ascii="Times New Roman" w:eastAsia="Times New Roman" w:hAnsi="Times New Roman" w:cs="Times New Roman"/>
        </w:rPr>
        <w:t xml:space="preserve">contoh </w:t>
      </w:r>
      <w:r>
        <w:rPr>
          <w:rFonts w:ascii="Times New Roman" w:eastAsia="Times New Roman" w:hAnsi="Times New Roman" w:cs="Times New Roman"/>
        </w:rPr>
        <w:t>perubahan yang terjadi pada salah satu tek</w:t>
      </w:r>
      <w:r w:rsidR="00DF48D5">
        <w:rPr>
          <w:rFonts w:ascii="Times New Roman" w:eastAsia="Times New Roman" w:hAnsi="Times New Roman" w:cs="Times New Roman"/>
        </w:rPr>
        <w:t xml:space="preserve">s, dari teks ulasan awal sampai ke hasil tahap </w:t>
      </w:r>
      <w:r w:rsidR="00DF48D5" w:rsidRPr="00DF48D5">
        <w:rPr>
          <w:rFonts w:ascii="Times New Roman" w:eastAsia="Times New Roman" w:hAnsi="Times New Roman" w:cs="Times New Roman"/>
          <w:i/>
        </w:rPr>
        <w:t>lemmatization</w:t>
      </w:r>
      <w:r>
        <w:rPr>
          <w:rFonts w:ascii="Times New Roman" w:eastAsia="Times New Roman" w:hAnsi="Times New Roman" w:cs="Times New Roman"/>
        </w:rPr>
        <w:t>.</w:t>
      </w:r>
    </w:p>
    <w:p w14:paraId="2980E290" w14:textId="45862BE3" w:rsidR="00300F3D" w:rsidRDefault="00300F3D">
      <w:pPr>
        <w:rPr>
          <w:rFonts w:ascii="Times New Roman" w:eastAsia="Times New Roman" w:hAnsi="Times New Roman" w:cs="Times New Roman"/>
          <w:b/>
        </w:rPr>
      </w:pPr>
      <w:r>
        <w:rPr>
          <w:rFonts w:ascii="Times New Roman" w:eastAsia="Times New Roman" w:hAnsi="Times New Roman" w:cs="Times New Roman"/>
          <w:b/>
        </w:rPr>
        <w:br w:type="page"/>
      </w:r>
    </w:p>
    <w:p w14:paraId="474E8CBD" w14:textId="77777777" w:rsidR="00070025" w:rsidRDefault="00070025">
      <w:pPr>
        <w:spacing w:after="0" w:line="360" w:lineRule="auto"/>
        <w:jc w:val="both"/>
        <w:rPr>
          <w:rFonts w:ascii="Times New Roman" w:eastAsia="Times New Roman" w:hAnsi="Times New Roman" w:cs="Times New Roman"/>
          <w:b/>
        </w:rPr>
      </w:pPr>
    </w:p>
    <w:tbl>
      <w:tblPr>
        <w:tblStyle w:val="a5"/>
        <w:tblW w:w="79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6315"/>
      </w:tblGrid>
      <w:tr w:rsidR="00070025" w14:paraId="5D41F40D" w14:textId="77777777">
        <w:trPr>
          <w:jc w:val="center"/>
        </w:trPr>
        <w:tc>
          <w:tcPr>
            <w:tcW w:w="1605" w:type="dxa"/>
            <w:shd w:val="clear" w:color="auto" w:fill="auto"/>
            <w:tcMar>
              <w:top w:w="100" w:type="dxa"/>
              <w:left w:w="100" w:type="dxa"/>
              <w:bottom w:w="100" w:type="dxa"/>
              <w:right w:w="100" w:type="dxa"/>
            </w:tcMar>
          </w:tcPr>
          <w:p w14:paraId="50807EDC" w14:textId="77777777" w:rsidR="00070025" w:rsidRDefault="008B7CCE">
            <w:pPr>
              <w:widowControl w:val="0"/>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Tahapan</w:t>
            </w:r>
          </w:p>
        </w:tc>
        <w:tc>
          <w:tcPr>
            <w:tcW w:w="6315" w:type="dxa"/>
            <w:shd w:val="clear" w:color="auto" w:fill="auto"/>
            <w:tcMar>
              <w:top w:w="100" w:type="dxa"/>
              <w:left w:w="100" w:type="dxa"/>
              <w:bottom w:w="100" w:type="dxa"/>
              <w:right w:w="100" w:type="dxa"/>
            </w:tcMar>
          </w:tcPr>
          <w:p w14:paraId="6C8FA1E0" w14:textId="77777777" w:rsidR="00070025" w:rsidRDefault="008B7CCE">
            <w:pPr>
              <w:widowControl w:val="0"/>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Hasil</w:t>
            </w:r>
          </w:p>
        </w:tc>
      </w:tr>
      <w:tr w:rsidR="00070025" w14:paraId="2C82411B" w14:textId="77777777">
        <w:trPr>
          <w:jc w:val="center"/>
        </w:trPr>
        <w:tc>
          <w:tcPr>
            <w:tcW w:w="1605" w:type="dxa"/>
            <w:shd w:val="clear" w:color="auto" w:fill="auto"/>
            <w:tcMar>
              <w:top w:w="100" w:type="dxa"/>
              <w:left w:w="100" w:type="dxa"/>
              <w:bottom w:w="100" w:type="dxa"/>
              <w:right w:w="100" w:type="dxa"/>
            </w:tcMar>
            <w:vAlign w:val="center"/>
          </w:tcPr>
          <w:p w14:paraId="463C834B"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Teks Awal</w:t>
            </w:r>
          </w:p>
        </w:tc>
        <w:tc>
          <w:tcPr>
            <w:tcW w:w="6315" w:type="dxa"/>
            <w:shd w:val="clear" w:color="auto" w:fill="auto"/>
            <w:tcMar>
              <w:top w:w="100" w:type="dxa"/>
              <w:left w:w="100" w:type="dxa"/>
              <w:bottom w:w="100" w:type="dxa"/>
              <w:right w:w="100" w:type="dxa"/>
            </w:tcMar>
            <w:vAlign w:val="center"/>
          </w:tcPr>
          <w:p w14:paraId="1A85B5A8"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 xml:space="preserve"> “Amazon Prime is absolutely amazing! Great prices. Shipped right </w:t>
            </w:r>
          </w:p>
          <w:p w14:paraId="1696A69B"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 xml:space="preserve">   to your door!”</w:t>
            </w:r>
          </w:p>
        </w:tc>
      </w:tr>
      <w:tr w:rsidR="00070025" w14:paraId="68F0B7FE" w14:textId="77777777">
        <w:trPr>
          <w:jc w:val="center"/>
        </w:trPr>
        <w:tc>
          <w:tcPr>
            <w:tcW w:w="1605" w:type="dxa"/>
            <w:shd w:val="clear" w:color="auto" w:fill="auto"/>
            <w:tcMar>
              <w:top w:w="100" w:type="dxa"/>
              <w:left w:w="100" w:type="dxa"/>
              <w:bottom w:w="100" w:type="dxa"/>
              <w:right w:w="100" w:type="dxa"/>
            </w:tcMar>
            <w:vAlign w:val="center"/>
          </w:tcPr>
          <w:p w14:paraId="1C087683" w14:textId="77777777" w:rsidR="00070025" w:rsidRPr="00300F3D" w:rsidRDefault="008B7CCE" w:rsidP="00300F3D">
            <w:pPr>
              <w:widowControl w:val="0"/>
              <w:spacing w:after="0" w:line="276" w:lineRule="auto"/>
              <w:jc w:val="center"/>
              <w:rPr>
                <w:rFonts w:ascii="Times New Roman" w:eastAsia="Times New Roman" w:hAnsi="Times New Roman" w:cs="Times New Roman"/>
                <w:i/>
                <w:sz w:val="20"/>
                <w:szCs w:val="20"/>
              </w:rPr>
            </w:pPr>
            <w:r w:rsidRPr="00300F3D">
              <w:rPr>
                <w:rFonts w:ascii="Times New Roman" w:eastAsia="Times New Roman" w:hAnsi="Times New Roman" w:cs="Times New Roman"/>
                <w:i/>
                <w:sz w:val="20"/>
                <w:szCs w:val="20"/>
              </w:rPr>
              <w:t>Tokenization</w:t>
            </w:r>
          </w:p>
        </w:tc>
        <w:tc>
          <w:tcPr>
            <w:tcW w:w="6315" w:type="dxa"/>
            <w:shd w:val="clear" w:color="auto" w:fill="auto"/>
            <w:tcMar>
              <w:top w:w="100" w:type="dxa"/>
              <w:left w:w="100" w:type="dxa"/>
              <w:bottom w:w="100" w:type="dxa"/>
              <w:right w:w="100" w:type="dxa"/>
            </w:tcMar>
            <w:vAlign w:val="center"/>
          </w:tcPr>
          <w:p w14:paraId="0BB740EE"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 xml:space="preserve"> ["Amazon", "Prime", "is", "absolutely", "amazing", "!", "Great",</w:t>
            </w:r>
          </w:p>
          <w:p w14:paraId="1042ACED"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 xml:space="preserve">  "prices", </w:t>
            </w:r>
            <w:proofErr w:type="gramStart"/>
            <w:r w:rsidRPr="00300F3D">
              <w:rPr>
                <w:rFonts w:ascii="Times New Roman" w:eastAsia="Times New Roman" w:hAnsi="Times New Roman" w:cs="Times New Roman"/>
                <w:sz w:val="20"/>
                <w:szCs w:val="20"/>
              </w:rPr>
              <w:t>".",  "</w:t>
            </w:r>
            <w:proofErr w:type="gramEnd"/>
            <w:r w:rsidRPr="00300F3D">
              <w:rPr>
                <w:rFonts w:ascii="Times New Roman" w:eastAsia="Times New Roman" w:hAnsi="Times New Roman" w:cs="Times New Roman"/>
                <w:sz w:val="20"/>
                <w:szCs w:val="20"/>
              </w:rPr>
              <w:t>Shipped", "right", "to", "your", "door", "!"]</w:t>
            </w:r>
          </w:p>
        </w:tc>
      </w:tr>
      <w:tr w:rsidR="00070025" w14:paraId="3008B17B" w14:textId="77777777">
        <w:trPr>
          <w:jc w:val="center"/>
        </w:trPr>
        <w:tc>
          <w:tcPr>
            <w:tcW w:w="1605" w:type="dxa"/>
            <w:shd w:val="clear" w:color="auto" w:fill="auto"/>
            <w:tcMar>
              <w:top w:w="100" w:type="dxa"/>
              <w:left w:w="100" w:type="dxa"/>
              <w:bottom w:w="100" w:type="dxa"/>
              <w:right w:w="100" w:type="dxa"/>
            </w:tcMar>
            <w:vAlign w:val="center"/>
          </w:tcPr>
          <w:p w14:paraId="75CF7871" w14:textId="77777777" w:rsidR="00070025" w:rsidRPr="00300F3D" w:rsidRDefault="008B7CCE" w:rsidP="00300F3D">
            <w:pPr>
              <w:widowControl w:val="0"/>
              <w:spacing w:after="0" w:line="276" w:lineRule="auto"/>
              <w:jc w:val="center"/>
              <w:rPr>
                <w:rFonts w:ascii="Times New Roman" w:eastAsia="Times New Roman" w:hAnsi="Times New Roman" w:cs="Times New Roman"/>
                <w:i/>
                <w:sz w:val="20"/>
                <w:szCs w:val="20"/>
              </w:rPr>
            </w:pPr>
            <w:r w:rsidRPr="00300F3D">
              <w:rPr>
                <w:rFonts w:ascii="Times New Roman" w:eastAsia="Times New Roman" w:hAnsi="Times New Roman" w:cs="Times New Roman"/>
                <w:i/>
                <w:sz w:val="20"/>
                <w:szCs w:val="20"/>
              </w:rPr>
              <w:t>Case Folding</w:t>
            </w:r>
          </w:p>
        </w:tc>
        <w:tc>
          <w:tcPr>
            <w:tcW w:w="6315" w:type="dxa"/>
            <w:shd w:val="clear" w:color="auto" w:fill="auto"/>
            <w:tcMar>
              <w:top w:w="100" w:type="dxa"/>
              <w:left w:w="100" w:type="dxa"/>
              <w:bottom w:w="100" w:type="dxa"/>
              <w:right w:w="100" w:type="dxa"/>
            </w:tcMar>
            <w:vAlign w:val="center"/>
          </w:tcPr>
          <w:p w14:paraId="334C79D8"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 xml:space="preserve"> “amazon prime is absolutely amazing! great prices. shipped right to </w:t>
            </w:r>
          </w:p>
          <w:p w14:paraId="17EB1170"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 xml:space="preserve">   your door!”</w:t>
            </w:r>
          </w:p>
        </w:tc>
      </w:tr>
      <w:tr w:rsidR="00070025" w14:paraId="5D73B1F2" w14:textId="77777777">
        <w:trPr>
          <w:jc w:val="center"/>
        </w:trPr>
        <w:tc>
          <w:tcPr>
            <w:tcW w:w="1605" w:type="dxa"/>
            <w:shd w:val="clear" w:color="auto" w:fill="auto"/>
            <w:tcMar>
              <w:top w:w="100" w:type="dxa"/>
              <w:left w:w="100" w:type="dxa"/>
              <w:bottom w:w="100" w:type="dxa"/>
              <w:right w:w="100" w:type="dxa"/>
            </w:tcMar>
            <w:vAlign w:val="center"/>
          </w:tcPr>
          <w:p w14:paraId="588D9393" w14:textId="77777777" w:rsidR="00070025" w:rsidRPr="00300F3D" w:rsidRDefault="008B7CCE" w:rsidP="00300F3D">
            <w:pPr>
              <w:widowControl w:val="0"/>
              <w:spacing w:after="0" w:line="276" w:lineRule="auto"/>
              <w:jc w:val="center"/>
              <w:rPr>
                <w:rFonts w:ascii="Times New Roman" w:eastAsia="Times New Roman" w:hAnsi="Times New Roman" w:cs="Times New Roman"/>
                <w:i/>
                <w:sz w:val="20"/>
                <w:szCs w:val="20"/>
              </w:rPr>
            </w:pPr>
            <w:r w:rsidRPr="00300F3D">
              <w:rPr>
                <w:rFonts w:ascii="Times New Roman" w:eastAsia="Times New Roman" w:hAnsi="Times New Roman" w:cs="Times New Roman"/>
                <w:i/>
                <w:sz w:val="20"/>
                <w:szCs w:val="20"/>
              </w:rPr>
              <w:t>Punctuations Removal</w:t>
            </w:r>
          </w:p>
        </w:tc>
        <w:tc>
          <w:tcPr>
            <w:tcW w:w="6315" w:type="dxa"/>
            <w:shd w:val="clear" w:color="auto" w:fill="auto"/>
            <w:tcMar>
              <w:top w:w="100" w:type="dxa"/>
              <w:left w:w="100" w:type="dxa"/>
              <w:bottom w:w="100" w:type="dxa"/>
              <w:right w:w="100" w:type="dxa"/>
            </w:tcMar>
            <w:vAlign w:val="center"/>
          </w:tcPr>
          <w:p w14:paraId="4A634AB7" w14:textId="77777777" w:rsidR="00070025" w:rsidRPr="00300F3D" w:rsidRDefault="008B7CCE" w:rsidP="00300F3D">
            <w:pPr>
              <w:spacing w:after="0" w:line="276" w:lineRule="auto"/>
              <w:jc w:val="both"/>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 xml:space="preserve"> “amazon prime is absolutely amazing great prices shipped right to </w:t>
            </w:r>
          </w:p>
          <w:p w14:paraId="5E361FED" w14:textId="77777777" w:rsidR="00070025" w:rsidRPr="00300F3D" w:rsidRDefault="008B7CCE" w:rsidP="00300F3D">
            <w:pPr>
              <w:spacing w:after="0" w:line="276" w:lineRule="auto"/>
              <w:jc w:val="both"/>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 xml:space="preserve">   your door”</w:t>
            </w:r>
          </w:p>
        </w:tc>
      </w:tr>
      <w:tr w:rsidR="00070025" w14:paraId="51A5FE51" w14:textId="77777777">
        <w:trPr>
          <w:jc w:val="center"/>
        </w:trPr>
        <w:tc>
          <w:tcPr>
            <w:tcW w:w="1605" w:type="dxa"/>
            <w:shd w:val="clear" w:color="auto" w:fill="auto"/>
            <w:tcMar>
              <w:top w:w="100" w:type="dxa"/>
              <w:left w:w="100" w:type="dxa"/>
              <w:bottom w:w="100" w:type="dxa"/>
              <w:right w:w="100" w:type="dxa"/>
            </w:tcMar>
            <w:vAlign w:val="center"/>
          </w:tcPr>
          <w:p w14:paraId="3A7E6B81" w14:textId="77777777" w:rsidR="00070025" w:rsidRPr="00300F3D" w:rsidRDefault="008B7CCE" w:rsidP="00300F3D">
            <w:pPr>
              <w:widowControl w:val="0"/>
              <w:spacing w:after="0" w:line="276" w:lineRule="auto"/>
              <w:jc w:val="center"/>
              <w:rPr>
                <w:rFonts w:ascii="Times New Roman" w:eastAsia="Times New Roman" w:hAnsi="Times New Roman" w:cs="Times New Roman"/>
                <w:i/>
                <w:sz w:val="20"/>
                <w:szCs w:val="20"/>
              </w:rPr>
            </w:pPr>
            <w:r w:rsidRPr="00300F3D">
              <w:rPr>
                <w:rFonts w:ascii="Times New Roman" w:eastAsia="Times New Roman" w:hAnsi="Times New Roman" w:cs="Times New Roman"/>
                <w:i/>
                <w:sz w:val="20"/>
                <w:szCs w:val="20"/>
              </w:rPr>
              <w:t>Stopwords Removal</w:t>
            </w:r>
          </w:p>
        </w:tc>
        <w:tc>
          <w:tcPr>
            <w:tcW w:w="6315" w:type="dxa"/>
            <w:shd w:val="clear" w:color="auto" w:fill="auto"/>
            <w:tcMar>
              <w:top w:w="100" w:type="dxa"/>
              <w:left w:w="100" w:type="dxa"/>
              <w:bottom w:w="100" w:type="dxa"/>
              <w:right w:w="100" w:type="dxa"/>
            </w:tcMar>
            <w:vAlign w:val="center"/>
          </w:tcPr>
          <w:p w14:paraId="1EEEFE7F" w14:textId="77777777" w:rsidR="00070025" w:rsidRPr="00300F3D" w:rsidRDefault="008B7CCE" w:rsidP="00300F3D">
            <w:pPr>
              <w:spacing w:after="0" w:line="276" w:lineRule="auto"/>
              <w:jc w:val="both"/>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 xml:space="preserve"> “amazon prime absolutely amazing great prices shipped right door”</w:t>
            </w:r>
          </w:p>
        </w:tc>
      </w:tr>
      <w:tr w:rsidR="00070025" w14:paraId="3EF722BF" w14:textId="77777777">
        <w:trPr>
          <w:jc w:val="center"/>
        </w:trPr>
        <w:tc>
          <w:tcPr>
            <w:tcW w:w="1605" w:type="dxa"/>
            <w:shd w:val="clear" w:color="auto" w:fill="auto"/>
            <w:tcMar>
              <w:top w:w="100" w:type="dxa"/>
              <w:left w:w="100" w:type="dxa"/>
              <w:bottom w:w="100" w:type="dxa"/>
              <w:right w:w="100" w:type="dxa"/>
            </w:tcMar>
            <w:vAlign w:val="center"/>
          </w:tcPr>
          <w:p w14:paraId="681A3B65" w14:textId="77777777" w:rsidR="00070025" w:rsidRPr="00300F3D" w:rsidRDefault="008B7CCE" w:rsidP="00300F3D">
            <w:pPr>
              <w:widowControl w:val="0"/>
              <w:spacing w:after="0" w:line="276" w:lineRule="auto"/>
              <w:jc w:val="center"/>
              <w:rPr>
                <w:rFonts w:ascii="Times New Roman" w:eastAsia="Times New Roman" w:hAnsi="Times New Roman" w:cs="Times New Roman"/>
                <w:i/>
                <w:sz w:val="20"/>
                <w:szCs w:val="20"/>
              </w:rPr>
            </w:pPr>
            <w:r w:rsidRPr="00300F3D">
              <w:rPr>
                <w:rFonts w:ascii="Times New Roman" w:eastAsia="Times New Roman" w:hAnsi="Times New Roman" w:cs="Times New Roman"/>
                <w:i/>
                <w:sz w:val="20"/>
                <w:szCs w:val="20"/>
              </w:rPr>
              <w:t>Normalization</w:t>
            </w:r>
          </w:p>
        </w:tc>
        <w:tc>
          <w:tcPr>
            <w:tcW w:w="6315" w:type="dxa"/>
            <w:shd w:val="clear" w:color="auto" w:fill="auto"/>
            <w:tcMar>
              <w:top w:w="100" w:type="dxa"/>
              <w:left w:w="100" w:type="dxa"/>
              <w:bottom w:w="100" w:type="dxa"/>
              <w:right w:w="100" w:type="dxa"/>
            </w:tcMar>
            <w:vAlign w:val="center"/>
          </w:tcPr>
          <w:p w14:paraId="516586F4" w14:textId="77777777" w:rsidR="00070025" w:rsidRPr="00300F3D" w:rsidRDefault="008B7CCE" w:rsidP="00300F3D">
            <w:pPr>
              <w:spacing w:after="0" w:line="276" w:lineRule="auto"/>
              <w:jc w:val="both"/>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 xml:space="preserve"> “amazon prime absolutely amazing great price shipped right door”</w:t>
            </w:r>
          </w:p>
        </w:tc>
      </w:tr>
    </w:tbl>
    <w:p w14:paraId="29FCC6A4"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 xml:space="preserve">Tabel 4.2 Contoh perubahan pada teks ulasan pada setiap tahapan </w:t>
      </w:r>
      <w:r>
        <w:rPr>
          <w:rFonts w:ascii="Times New Roman" w:eastAsia="Times New Roman" w:hAnsi="Times New Roman" w:cs="Times New Roman"/>
          <w:i/>
        </w:rPr>
        <w:t>preprocessing</w:t>
      </w:r>
      <w:r>
        <w:rPr>
          <w:rFonts w:ascii="Times New Roman" w:eastAsia="Times New Roman" w:hAnsi="Times New Roman" w:cs="Times New Roman"/>
        </w:rPr>
        <w:t>.</w:t>
      </w:r>
    </w:p>
    <w:p w14:paraId="615D3F78" w14:textId="77777777" w:rsidR="00070025" w:rsidRDefault="00070025">
      <w:pPr>
        <w:spacing w:after="0" w:line="360" w:lineRule="auto"/>
        <w:ind w:firstLine="720"/>
        <w:jc w:val="both"/>
        <w:rPr>
          <w:rFonts w:ascii="Times New Roman" w:eastAsia="Times New Roman" w:hAnsi="Times New Roman" w:cs="Times New Roman"/>
        </w:rPr>
      </w:pPr>
    </w:p>
    <w:p w14:paraId="5158B9C8" w14:textId="6367C426"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Teks ulasan akhir yang dihasilkan setelah melalui semua proses </w:t>
      </w:r>
      <w:r>
        <w:rPr>
          <w:rFonts w:ascii="Times New Roman" w:eastAsia="Times New Roman" w:hAnsi="Times New Roman" w:cs="Times New Roman"/>
          <w:i/>
        </w:rPr>
        <w:t xml:space="preserve">preprocessing </w:t>
      </w:r>
      <w:r>
        <w:rPr>
          <w:rFonts w:ascii="Times New Roman" w:eastAsia="Times New Roman" w:hAnsi="Times New Roman" w:cs="Times New Roman"/>
        </w:rPr>
        <w:t>beserta label sentimennya disimpan menjadi file csv baru “</w:t>
      </w:r>
      <w:r>
        <w:rPr>
          <w:rFonts w:ascii="Times New Roman" w:eastAsia="Times New Roman" w:hAnsi="Times New Roman" w:cs="Times New Roman"/>
          <w:i/>
        </w:rPr>
        <w:t>reviews_postprocessing.csv</w:t>
      </w:r>
      <w:r>
        <w:rPr>
          <w:rFonts w:ascii="Times New Roman" w:eastAsia="Times New Roman" w:hAnsi="Times New Roman" w:cs="Times New Roman"/>
        </w:rPr>
        <w:t>”</w:t>
      </w:r>
      <w:r w:rsidR="00DF48D5">
        <w:rPr>
          <w:rFonts w:ascii="Times New Roman" w:eastAsia="Times New Roman" w:hAnsi="Times New Roman" w:cs="Times New Roman"/>
        </w:rPr>
        <w:t>, set data tersebut nantinya akan digunakan sebagai sebagai masukan dalam proses klasifikasi sentimen</w:t>
      </w:r>
      <w:r>
        <w:rPr>
          <w:rFonts w:ascii="Times New Roman" w:eastAsia="Times New Roman" w:hAnsi="Times New Roman" w:cs="Times New Roman"/>
        </w:rPr>
        <w:t xml:space="preserve">. Adapun isi dari dataset tersebut yang menyimpan teks hasil proses </w:t>
      </w:r>
      <w:r>
        <w:rPr>
          <w:rFonts w:ascii="Times New Roman" w:eastAsia="Times New Roman" w:hAnsi="Times New Roman" w:cs="Times New Roman"/>
          <w:i/>
        </w:rPr>
        <w:t>preprocessing</w:t>
      </w:r>
      <w:r>
        <w:rPr>
          <w:rFonts w:ascii="Times New Roman" w:eastAsia="Times New Roman" w:hAnsi="Times New Roman" w:cs="Times New Roman"/>
        </w:rPr>
        <w:t xml:space="preserve"> dapat dilihat pada Gambar 4.</w:t>
      </w:r>
      <w:r w:rsidR="008B1440">
        <w:rPr>
          <w:rFonts w:ascii="Times New Roman" w:eastAsia="Times New Roman" w:hAnsi="Times New Roman" w:cs="Times New Roman"/>
        </w:rPr>
        <w:t>8</w:t>
      </w:r>
      <w:r>
        <w:rPr>
          <w:rFonts w:ascii="Times New Roman" w:eastAsia="Times New Roman" w:hAnsi="Times New Roman" w:cs="Times New Roman"/>
        </w:rPr>
        <w:t>.</w:t>
      </w:r>
    </w:p>
    <w:p w14:paraId="53DC09AB" w14:textId="77777777" w:rsidR="00070025" w:rsidRDefault="00070025">
      <w:pPr>
        <w:spacing w:after="0" w:line="360" w:lineRule="auto"/>
        <w:jc w:val="both"/>
        <w:rPr>
          <w:rFonts w:ascii="Times New Roman" w:eastAsia="Times New Roman" w:hAnsi="Times New Roman" w:cs="Times New Roman"/>
        </w:rPr>
      </w:pPr>
    </w:p>
    <w:p w14:paraId="3B6BC10F"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373CD93" wp14:editId="1CA253BA">
            <wp:extent cx="3099717" cy="2307818"/>
            <wp:effectExtent l="12700" t="12700" r="12700" b="1270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099717" cy="2307818"/>
                    </a:xfrm>
                    <a:prstGeom prst="rect">
                      <a:avLst/>
                    </a:prstGeom>
                    <a:ln w="12700">
                      <a:solidFill>
                        <a:srgbClr val="000000"/>
                      </a:solidFill>
                      <a:prstDash val="solid"/>
                    </a:ln>
                  </pic:spPr>
                </pic:pic>
              </a:graphicData>
            </a:graphic>
          </wp:inline>
        </w:drawing>
      </w:r>
    </w:p>
    <w:p w14:paraId="2FDA316B" w14:textId="5237E4D6"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 xml:space="preserve">Gambar 4.8 Dataset </w:t>
      </w:r>
      <w:r>
        <w:rPr>
          <w:rFonts w:ascii="Times New Roman" w:eastAsia="Times New Roman" w:hAnsi="Times New Roman" w:cs="Times New Roman"/>
          <w:i/>
        </w:rPr>
        <w:t>reviews_postprocessing</w:t>
      </w:r>
      <w:r w:rsidR="008B1440">
        <w:rPr>
          <w:rFonts w:ascii="Times New Roman" w:eastAsia="Times New Roman" w:hAnsi="Times New Roman" w:cs="Times New Roman"/>
          <w:i/>
        </w:rPr>
        <w:t>.csv</w:t>
      </w:r>
      <w:r>
        <w:rPr>
          <w:rFonts w:ascii="Times New Roman" w:eastAsia="Times New Roman" w:hAnsi="Times New Roman" w:cs="Times New Roman"/>
        </w:rPr>
        <w:t>.</w:t>
      </w:r>
    </w:p>
    <w:p w14:paraId="60A6AEF6" w14:textId="77777777" w:rsidR="00070025" w:rsidRDefault="00070025">
      <w:pPr>
        <w:spacing w:after="0" w:line="360" w:lineRule="auto"/>
        <w:jc w:val="both"/>
        <w:rPr>
          <w:rFonts w:ascii="Times New Roman" w:eastAsia="Times New Roman" w:hAnsi="Times New Roman" w:cs="Times New Roman"/>
          <w:b/>
        </w:rPr>
      </w:pPr>
    </w:p>
    <w:p w14:paraId="7592EC14" w14:textId="1749796D"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lastRenderedPageBreak/>
        <w:t xml:space="preserve">Hasil preprocessing kemudian divisualisasikan dalam bentuk </w:t>
      </w:r>
      <w:r>
        <w:rPr>
          <w:rFonts w:ascii="Times New Roman" w:eastAsia="Times New Roman" w:hAnsi="Times New Roman" w:cs="Times New Roman"/>
          <w:i/>
        </w:rPr>
        <w:t xml:space="preserve">wordcloud </w:t>
      </w:r>
      <w:r>
        <w:rPr>
          <w:rFonts w:ascii="Times New Roman" w:eastAsia="Times New Roman" w:hAnsi="Times New Roman" w:cs="Times New Roman"/>
        </w:rPr>
        <w:t>yang memberikan representasikan daftar kata yang sering muncul untuk setiap kelas dalam data ulasan. Gambar 4.</w:t>
      </w:r>
      <w:r w:rsidR="008B1440">
        <w:rPr>
          <w:rFonts w:ascii="Times New Roman" w:eastAsia="Times New Roman" w:hAnsi="Times New Roman" w:cs="Times New Roman"/>
        </w:rPr>
        <w:t>9</w:t>
      </w:r>
      <w:r>
        <w:rPr>
          <w:rFonts w:ascii="Times New Roman" w:eastAsia="Times New Roman" w:hAnsi="Times New Roman" w:cs="Times New Roman"/>
        </w:rPr>
        <w:t xml:space="preserve"> Memvisualisasikan </w:t>
      </w:r>
      <w:r>
        <w:rPr>
          <w:rFonts w:ascii="Times New Roman" w:eastAsia="Times New Roman" w:hAnsi="Times New Roman" w:cs="Times New Roman"/>
          <w:i/>
        </w:rPr>
        <w:t>word clouds</w:t>
      </w:r>
      <w:r>
        <w:rPr>
          <w:rFonts w:ascii="Times New Roman" w:eastAsia="Times New Roman" w:hAnsi="Times New Roman" w:cs="Times New Roman"/>
        </w:rPr>
        <w:t xml:space="preserve"> untuk semua kelas (A), kelas positif (B), dan kelas negatif (C).</w:t>
      </w:r>
    </w:p>
    <w:p w14:paraId="2077BDDE" w14:textId="77777777" w:rsidR="00070025" w:rsidRDefault="00070025">
      <w:pPr>
        <w:spacing w:after="0" w:line="360" w:lineRule="auto"/>
        <w:jc w:val="both"/>
        <w:rPr>
          <w:rFonts w:ascii="Times New Roman" w:eastAsia="Times New Roman" w:hAnsi="Times New Roman" w:cs="Times New Roman"/>
          <w:b/>
        </w:rPr>
      </w:pPr>
    </w:p>
    <w:p w14:paraId="2CBBB834" w14:textId="77777777" w:rsidR="00070025" w:rsidRDefault="008B7CCE">
      <w:pPr>
        <w:spacing w:after="0" w:line="360" w:lineRule="auto"/>
        <w:jc w:val="both"/>
        <w:rPr>
          <w:rFonts w:ascii="Times New Roman" w:eastAsia="Times New Roman" w:hAnsi="Times New Roman" w:cs="Times New Roman"/>
          <w:b/>
        </w:rPr>
      </w:pPr>
      <w:r>
        <w:rPr>
          <w:rFonts w:ascii="Times New Roman" w:eastAsia="Times New Roman" w:hAnsi="Times New Roman" w:cs="Times New Roman"/>
          <w:noProof/>
        </w:rPr>
        <w:drawing>
          <wp:inline distT="114300" distB="114300" distL="114300" distR="114300" wp14:anchorId="1A72B973" wp14:editId="3E413111">
            <wp:extent cx="5039685" cy="18288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039685" cy="1828800"/>
                    </a:xfrm>
                    <a:prstGeom prst="rect">
                      <a:avLst/>
                    </a:prstGeom>
                    <a:ln/>
                  </pic:spPr>
                </pic:pic>
              </a:graphicData>
            </a:graphic>
          </wp:inline>
        </w:drawing>
      </w:r>
    </w:p>
    <w:p w14:paraId="38967277"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 xml:space="preserve">Gambar 4.9 Representasi </w:t>
      </w:r>
      <w:r>
        <w:rPr>
          <w:rFonts w:ascii="Times New Roman" w:eastAsia="Times New Roman" w:hAnsi="Times New Roman" w:cs="Times New Roman"/>
          <w:i/>
        </w:rPr>
        <w:t>word clouds</w:t>
      </w:r>
      <w:r>
        <w:rPr>
          <w:rFonts w:ascii="Times New Roman" w:eastAsia="Times New Roman" w:hAnsi="Times New Roman" w:cs="Times New Roman"/>
        </w:rPr>
        <w:t xml:space="preserve"> untuk setiap kelas.</w:t>
      </w:r>
    </w:p>
    <w:p w14:paraId="506A38F7" w14:textId="77777777" w:rsidR="00300F3D" w:rsidRDefault="00300F3D" w:rsidP="00300F3D">
      <w:pPr>
        <w:spacing w:after="0" w:line="360" w:lineRule="auto"/>
      </w:pPr>
    </w:p>
    <w:p w14:paraId="10E8DFAE" w14:textId="2F905DC6" w:rsidR="00070025" w:rsidRPr="00300F3D" w:rsidRDefault="008B7CCE" w:rsidP="00300F3D">
      <w:pPr>
        <w:spacing w:after="0" w:line="360" w:lineRule="auto"/>
        <w:rPr>
          <w:rFonts w:ascii="Times New Roman" w:eastAsia="Times New Roman" w:hAnsi="Times New Roman" w:cs="Times New Roman"/>
          <w:b/>
        </w:rPr>
      </w:pPr>
      <w:r>
        <w:rPr>
          <w:rFonts w:ascii="Times New Roman" w:eastAsia="Times New Roman" w:hAnsi="Times New Roman" w:cs="Times New Roman"/>
          <w:b/>
        </w:rPr>
        <w:t>4.5 Ekstraksi Fitur</w:t>
      </w:r>
    </w:p>
    <w:p w14:paraId="502C1ED0" w14:textId="2FF92CD7" w:rsidR="00070025" w:rsidRDefault="00520BBB" w:rsidP="00576EF5">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E</w:t>
      </w:r>
      <w:r w:rsidRPr="00520BBB">
        <w:rPr>
          <w:rFonts w:ascii="Times New Roman" w:eastAsia="Times New Roman" w:hAnsi="Times New Roman" w:cs="Times New Roman"/>
        </w:rPr>
        <w:t xml:space="preserve">kstraksi fitur </w:t>
      </w:r>
      <w:r w:rsidR="00576EF5">
        <w:rPr>
          <w:rFonts w:ascii="Times New Roman" w:eastAsia="Times New Roman" w:hAnsi="Times New Roman" w:cs="Times New Roman"/>
        </w:rPr>
        <w:t xml:space="preserve">dilakukan menggunakan </w:t>
      </w:r>
      <w:r w:rsidRPr="00520BBB">
        <w:rPr>
          <w:rFonts w:ascii="Times New Roman" w:eastAsia="Times New Roman" w:hAnsi="Times New Roman" w:cs="Times New Roman"/>
        </w:rPr>
        <w:t xml:space="preserve">metode </w:t>
      </w:r>
      <w:r w:rsidRPr="00576EF5">
        <w:rPr>
          <w:rFonts w:ascii="Times New Roman" w:eastAsia="Times New Roman" w:hAnsi="Times New Roman" w:cs="Times New Roman"/>
          <w:i/>
        </w:rPr>
        <w:t>Bag-of-Words</w:t>
      </w:r>
      <w:r w:rsidRPr="00520BBB">
        <w:rPr>
          <w:rFonts w:ascii="Times New Roman" w:eastAsia="Times New Roman" w:hAnsi="Times New Roman" w:cs="Times New Roman"/>
        </w:rPr>
        <w:t xml:space="preserve"> </w:t>
      </w:r>
      <w:r w:rsidR="00576EF5">
        <w:rPr>
          <w:rFonts w:ascii="Times New Roman" w:eastAsia="Times New Roman" w:hAnsi="Times New Roman" w:cs="Times New Roman"/>
        </w:rPr>
        <w:t xml:space="preserve">dan TF-IDF. </w:t>
      </w:r>
      <w:r w:rsidR="00E87B5C">
        <w:rPr>
          <w:rFonts w:ascii="Times New Roman" w:eastAsia="Times New Roman" w:hAnsi="Times New Roman" w:cs="Times New Roman"/>
        </w:rPr>
        <w:t xml:space="preserve">Pembuatan fitur dengan </w:t>
      </w:r>
      <w:r w:rsidR="00E87B5C" w:rsidRPr="00E87B5C">
        <w:rPr>
          <w:rFonts w:ascii="Times New Roman" w:eastAsia="Times New Roman" w:hAnsi="Times New Roman" w:cs="Times New Roman"/>
          <w:i/>
        </w:rPr>
        <w:t>Bag-of-Worlds</w:t>
      </w:r>
      <w:r w:rsidR="00E87B5C">
        <w:rPr>
          <w:rFonts w:ascii="Times New Roman" w:eastAsia="Times New Roman" w:hAnsi="Times New Roman" w:cs="Times New Roman"/>
        </w:rPr>
        <w:t xml:space="preserve"> </w:t>
      </w:r>
      <w:r w:rsidRPr="00520BBB">
        <w:rPr>
          <w:rFonts w:ascii="Times New Roman" w:eastAsia="Times New Roman" w:hAnsi="Times New Roman" w:cs="Times New Roman"/>
        </w:rPr>
        <w:t xml:space="preserve">dilakukan menggunakan fungsi </w:t>
      </w:r>
      <w:proofErr w:type="gramStart"/>
      <w:r w:rsidRPr="00520BBB">
        <w:rPr>
          <w:rFonts w:ascii="Times New Roman" w:eastAsia="Times New Roman" w:hAnsi="Times New Roman" w:cs="Times New Roman"/>
        </w:rPr>
        <w:t>CountVectorizer(</w:t>
      </w:r>
      <w:proofErr w:type="gramEnd"/>
      <w:r w:rsidRPr="00520BBB">
        <w:rPr>
          <w:rFonts w:ascii="Times New Roman" w:eastAsia="Times New Roman" w:hAnsi="Times New Roman" w:cs="Times New Roman"/>
        </w:rPr>
        <w:t>), sedangkan metode TF-IDF dilakukan</w:t>
      </w:r>
      <w:r w:rsidR="00576EF5">
        <w:rPr>
          <w:rFonts w:ascii="Times New Roman" w:eastAsia="Times New Roman" w:hAnsi="Times New Roman" w:cs="Times New Roman"/>
        </w:rPr>
        <w:t xml:space="preserve"> </w:t>
      </w:r>
      <w:r w:rsidRPr="00520BBB">
        <w:rPr>
          <w:rFonts w:ascii="Times New Roman" w:eastAsia="Times New Roman" w:hAnsi="Times New Roman" w:cs="Times New Roman"/>
        </w:rPr>
        <w:t>menggunakan fungsi TfidfVectorizer() yang disediakan dalam</w:t>
      </w:r>
      <w:r w:rsidR="00E87B5C">
        <w:rPr>
          <w:rFonts w:ascii="Times New Roman" w:eastAsia="Times New Roman" w:hAnsi="Times New Roman" w:cs="Times New Roman"/>
        </w:rPr>
        <w:t xml:space="preserve"> </w:t>
      </w:r>
      <w:r w:rsidR="00E87B5C" w:rsidRPr="00E87B5C">
        <w:rPr>
          <w:rFonts w:ascii="Times New Roman" w:eastAsia="Times New Roman" w:hAnsi="Times New Roman" w:cs="Times New Roman"/>
          <w:i/>
        </w:rPr>
        <w:t>library</w:t>
      </w:r>
      <w:r w:rsidRPr="00520BBB">
        <w:rPr>
          <w:rFonts w:ascii="Times New Roman" w:eastAsia="Times New Roman" w:hAnsi="Times New Roman" w:cs="Times New Roman"/>
        </w:rPr>
        <w:t xml:space="preserve"> sklearn dengan</w:t>
      </w:r>
      <w:r w:rsidR="00576EF5">
        <w:rPr>
          <w:rFonts w:ascii="Times New Roman" w:eastAsia="Times New Roman" w:hAnsi="Times New Roman" w:cs="Times New Roman"/>
        </w:rPr>
        <w:t xml:space="preserve"> </w:t>
      </w:r>
      <w:r w:rsidRPr="00520BBB">
        <w:rPr>
          <w:rFonts w:ascii="Times New Roman" w:eastAsia="Times New Roman" w:hAnsi="Times New Roman" w:cs="Times New Roman"/>
        </w:rPr>
        <w:t>jumlah n-gram yang digunakan adalah 1 (unigram)</w:t>
      </w:r>
      <w:r w:rsidR="00576EF5">
        <w:rPr>
          <w:rFonts w:ascii="Times New Roman" w:eastAsia="Times New Roman" w:hAnsi="Times New Roman" w:cs="Times New Roman"/>
        </w:rPr>
        <w:t>.</w:t>
      </w:r>
    </w:p>
    <w:p w14:paraId="5727F626" w14:textId="77777777" w:rsidR="00576EF5" w:rsidRDefault="00576EF5" w:rsidP="00576EF5">
      <w:pPr>
        <w:spacing w:after="0" w:line="360" w:lineRule="auto"/>
        <w:ind w:firstLine="720"/>
        <w:jc w:val="both"/>
        <w:rPr>
          <w:rFonts w:ascii="Times New Roman" w:eastAsia="Times New Roman" w:hAnsi="Times New Roman" w:cs="Times New Roman"/>
        </w:rPr>
      </w:pPr>
    </w:p>
    <w:p w14:paraId="47A6F3F1" w14:textId="77777777" w:rsidR="00070025" w:rsidRDefault="008B7CCE">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6042D2B" wp14:editId="4945BC36">
            <wp:extent cx="3225715" cy="1800157"/>
            <wp:effectExtent l="12700" t="12700" r="12700" b="1270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3225715" cy="1800157"/>
                    </a:xfrm>
                    <a:prstGeom prst="rect">
                      <a:avLst/>
                    </a:prstGeom>
                    <a:ln w="12700">
                      <a:solidFill>
                        <a:srgbClr val="000000"/>
                      </a:solidFill>
                      <a:prstDash val="solid"/>
                    </a:ln>
                  </pic:spPr>
                </pic:pic>
              </a:graphicData>
            </a:graphic>
          </wp:inline>
        </w:drawing>
      </w:r>
    </w:p>
    <w:p w14:paraId="6AE95158"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4.10</w:t>
      </w:r>
      <w:r>
        <w:rPr>
          <w:rFonts w:ascii="Times New Roman" w:eastAsia="Times New Roman" w:hAnsi="Times New Roman" w:cs="Times New Roman"/>
          <w:b/>
        </w:rPr>
        <w:t xml:space="preserve"> </w:t>
      </w:r>
      <w:r>
        <w:rPr>
          <w:rFonts w:ascii="Times New Roman" w:eastAsia="Times New Roman" w:hAnsi="Times New Roman" w:cs="Times New Roman"/>
          <w:i/>
        </w:rPr>
        <w:t>Source code</w:t>
      </w:r>
      <w:r>
        <w:rPr>
          <w:rFonts w:ascii="Times New Roman" w:eastAsia="Times New Roman" w:hAnsi="Times New Roman" w:cs="Times New Roman"/>
        </w:rPr>
        <w:t xml:space="preserve"> proses ekstraksi fitur.</w:t>
      </w:r>
    </w:p>
    <w:p w14:paraId="13E29349" w14:textId="77777777" w:rsidR="00070025" w:rsidRDefault="00070025">
      <w:pPr>
        <w:spacing w:after="0" w:line="360" w:lineRule="auto"/>
        <w:jc w:val="both"/>
        <w:rPr>
          <w:rFonts w:ascii="Times New Roman" w:eastAsia="Times New Roman" w:hAnsi="Times New Roman" w:cs="Times New Roman"/>
        </w:rPr>
      </w:pPr>
    </w:p>
    <w:p w14:paraId="0453B6BA" w14:textId="527FF1E0" w:rsidR="00070025" w:rsidRDefault="008B7CCE" w:rsidP="00576EF5">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lastRenderedPageBreak/>
        <w:t>Tabel 4.</w:t>
      </w:r>
      <w:r w:rsidR="00F46000">
        <w:rPr>
          <w:rFonts w:ascii="Times New Roman" w:eastAsia="Times New Roman" w:hAnsi="Times New Roman" w:cs="Times New Roman"/>
        </w:rPr>
        <w:t>3</w:t>
      </w:r>
      <w:r>
        <w:rPr>
          <w:rFonts w:ascii="Times New Roman" w:eastAsia="Times New Roman" w:hAnsi="Times New Roman" w:cs="Times New Roman"/>
        </w:rPr>
        <w:t xml:space="preserve"> menunjukkan daftar kata-kata dengan frekuensi kemunculan terbesar yang didapatkan melalui proses </w:t>
      </w:r>
      <w:r>
        <w:rPr>
          <w:rFonts w:ascii="Times New Roman" w:eastAsia="Times New Roman" w:hAnsi="Times New Roman" w:cs="Times New Roman"/>
          <w:i/>
        </w:rPr>
        <w:t>Bag-of-Words</w:t>
      </w:r>
      <w:r>
        <w:rPr>
          <w:rFonts w:ascii="Times New Roman" w:eastAsia="Times New Roman" w:hAnsi="Times New Roman" w:cs="Times New Roman"/>
        </w:rPr>
        <w:t>. Sedangkan daftar istilah dengan nilai pembobotan TF-IDF terbesar dalam data ulasan dapat dilihat pada Tabel 4.</w:t>
      </w:r>
      <w:r w:rsidR="00F46000">
        <w:rPr>
          <w:rFonts w:ascii="Times New Roman" w:eastAsia="Times New Roman" w:hAnsi="Times New Roman" w:cs="Times New Roman"/>
        </w:rPr>
        <w:t>4</w:t>
      </w:r>
      <w:r>
        <w:rPr>
          <w:rFonts w:ascii="Times New Roman" w:eastAsia="Times New Roman" w:hAnsi="Times New Roman" w:cs="Times New Roman"/>
        </w:rPr>
        <w:t>.</w:t>
      </w:r>
    </w:p>
    <w:p w14:paraId="116EFD89" w14:textId="77777777" w:rsidR="00E87B5C" w:rsidRDefault="00E87B5C" w:rsidP="00576EF5">
      <w:pPr>
        <w:spacing w:after="0" w:line="360" w:lineRule="auto"/>
        <w:ind w:firstLine="720"/>
        <w:jc w:val="both"/>
        <w:rPr>
          <w:rFonts w:ascii="Times New Roman" w:eastAsia="Times New Roman" w:hAnsi="Times New Roman" w:cs="Times New Roman"/>
        </w:rPr>
      </w:pPr>
    </w:p>
    <w:tbl>
      <w:tblPr>
        <w:tblStyle w:val="a6"/>
        <w:tblW w:w="3540" w:type="dxa"/>
        <w:jc w:val="center"/>
        <w:tblBorders>
          <w:top w:val="nil"/>
          <w:left w:val="nil"/>
          <w:bottom w:val="nil"/>
          <w:right w:val="nil"/>
          <w:insideH w:val="nil"/>
          <w:insideV w:val="nil"/>
        </w:tblBorders>
        <w:tblLayout w:type="fixed"/>
        <w:tblLook w:val="0600" w:firstRow="0" w:lastRow="0" w:firstColumn="0" w:lastColumn="0" w:noHBand="1" w:noVBand="1"/>
      </w:tblPr>
      <w:tblGrid>
        <w:gridCol w:w="705"/>
        <w:gridCol w:w="1530"/>
        <w:gridCol w:w="1305"/>
      </w:tblGrid>
      <w:tr w:rsidR="00070025" w14:paraId="4CCFF08A" w14:textId="77777777">
        <w:trPr>
          <w:trHeight w:val="315"/>
          <w:jc w:val="center"/>
        </w:trPr>
        <w:tc>
          <w:tcPr>
            <w:tcW w:w="70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A95BCBD" w14:textId="77777777" w:rsidR="00070025" w:rsidRDefault="008B7CCE">
            <w:pPr>
              <w:widowControl w:val="0"/>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w:t>
            </w:r>
          </w:p>
        </w:tc>
        <w:tc>
          <w:tcPr>
            <w:tcW w:w="153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D7656DA" w14:textId="77777777" w:rsidR="00070025" w:rsidRDefault="008B7CCE">
            <w:pPr>
              <w:widowControl w:val="0"/>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Kata</w:t>
            </w:r>
          </w:p>
        </w:tc>
        <w:tc>
          <w:tcPr>
            <w:tcW w:w="130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FEEF23D" w14:textId="77777777" w:rsidR="00070025" w:rsidRDefault="008B7CCE">
            <w:pPr>
              <w:widowControl w:val="0"/>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Frekuensi</w:t>
            </w:r>
          </w:p>
        </w:tc>
      </w:tr>
      <w:tr w:rsidR="00070025" w14:paraId="70089EC3" w14:textId="77777777">
        <w:trPr>
          <w:trHeight w:val="315"/>
          <w:jc w:val="center"/>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4BCAED"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B4DC69"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amazon</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787AB6"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1605</w:t>
            </w:r>
          </w:p>
        </w:tc>
      </w:tr>
      <w:tr w:rsidR="00070025" w14:paraId="1B7CBB79" w14:textId="77777777">
        <w:trPr>
          <w:trHeight w:val="315"/>
          <w:jc w:val="center"/>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5BF886B"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E121CC"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app</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DA8067"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1436</w:t>
            </w:r>
          </w:p>
        </w:tc>
      </w:tr>
      <w:tr w:rsidR="00070025" w14:paraId="7BD35FAF" w14:textId="77777777">
        <w:trPr>
          <w:trHeight w:val="315"/>
          <w:jc w:val="center"/>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B30D272"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062FD0"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order</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651494"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716</w:t>
            </w:r>
          </w:p>
        </w:tc>
      </w:tr>
      <w:tr w:rsidR="00070025" w14:paraId="6617762B" w14:textId="77777777">
        <w:trPr>
          <w:trHeight w:val="315"/>
          <w:jc w:val="center"/>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70AA865"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EB1337"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item</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B4D0DCE"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651</w:t>
            </w:r>
          </w:p>
        </w:tc>
      </w:tr>
      <w:tr w:rsidR="00070025" w14:paraId="3A073214" w14:textId="77777777">
        <w:trPr>
          <w:trHeight w:val="315"/>
          <w:jc w:val="center"/>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D1D43C3"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BD5825"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time</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EB6825"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584</w:t>
            </w:r>
          </w:p>
        </w:tc>
      </w:tr>
      <w:tr w:rsidR="00070025" w14:paraId="189E1619" w14:textId="77777777">
        <w:trPr>
          <w:trHeight w:val="315"/>
          <w:jc w:val="center"/>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18EC8D"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37BB68"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prime</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1D6AFC"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423</w:t>
            </w:r>
          </w:p>
        </w:tc>
      </w:tr>
      <w:tr w:rsidR="00070025" w14:paraId="080471C5" w14:textId="77777777">
        <w:trPr>
          <w:trHeight w:val="315"/>
          <w:jc w:val="center"/>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3C27AAD"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E8FE29"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love</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6B5764"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392</w:t>
            </w:r>
          </w:p>
        </w:tc>
      </w:tr>
      <w:tr w:rsidR="00070025" w14:paraId="6D63BAC1" w14:textId="77777777">
        <w:trPr>
          <w:trHeight w:val="315"/>
          <w:jc w:val="center"/>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D8D4F43"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2675C3"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easy</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808B10"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382</w:t>
            </w:r>
          </w:p>
        </w:tc>
      </w:tr>
      <w:tr w:rsidR="00070025" w14:paraId="64B93AC7" w14:textId="77777777">
        <w:trPr>
          <w:trHeight w:val="315"/>
          <w:jc w:val="center"/>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6006511"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3206D4"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service</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3CE20F"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371</w:t>
            </w:r>
          </w:p>
        </w:tc>
      </w:tr>
      <w:tr w:rsidR="00070025" w14:paraId="743E1502" w14:textId="77777777">
        <w:trPr>
          <w:trHeight w:val="315"/>
          <w:jc w:val="center"/>
        </w:trPr>
        <w:tc>
          <w:tcPr>
            <w:tcW w:w="70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110E2A0"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D2D10A"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use</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AA6053"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369</w:t>
            </w:r>
          </w:p>
        </w:tc>
      </w:tr>
    </w:tbl>
    <w:p w14:paraId="2D223A12" w14:textId="3749CE56" w:rsidR="00070025" w:rsidRDefault="008B7CCE" w:rsidP="00300F3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Tabel 4.3 Daftar 10 kata dengan frekuensi kemunculan terbanyak.</w:t>
      </w:r>
    </w:p>
    <w:p w14:paraId="257D921C" w14:textId="77777777" w:rsidR="00300F3D" w:rsidRDefault="00300F3D">
      <w:pPr>
        <w:spacing w:after="0" w:line="360" w:lineRule="auto"/>
        <w:jc w:val="center"/>
        <w:rPr>
          <w:rFonts w:ascii="Times New Roman" w:eastAsia="Times New Roman" w:hAnsi="Times New Roman" w:cs="Times New Roman"/>
        </w:rPr>
      </w:pPr>
    </w:p>
    <w:tbl>
      <w:tblPr>
        <w:tblStyle w:val="a7"/>
        <w:tblW w:w="3600" w:type="dxa"/>
        <w:jc w:val="center"/>
        <w:tblBorders>
          <w:top w:val="nil"/>
          <w:left w:val="nil"/>
          <w:bottom w:val="nil"/>
          <w:right w:val="nil"/>
          <w:insideH w:val="nil"/>
          <w:insideV w:val="nil"/>
        </w:tblBorders>
        <w:tblLayout w:type="fixed"/>
        <w:tblLook w:val="0600" w:firstRow="0" w:lastRow="0" w:firstColumn="0" w:lastColumn="0" w:noHBand="1" w:noVBand="1"/>
      </w:tblPr>
      <w:tblGrid>
        <w:gridCol w:w="765"/>
        <w:gridCol w:w="1410"/>
        <w:gridCol w:w="1425"/>
      </w:tblGrid>
      <w:tr w:rsidR="00070025" w14:paraId="2F89058B" w14:textId="77777777">
        <w:trPr>
          <w:trHeight w:val="330"/>
          <w:jc w:val="center"/>
        </w:trPr>
        <w:tc>
          <w:tcPr>
            <w:tcW w:w="7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1A8488" w14:textId="77777777" w:rsidR="00070025" w:rsidRDefault="008B7CCE">
            <w:pPr>
              <w:widowControl w:val="0"/>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w:t>
            </w:r>
          </w:p>
        </w:tc>
        <w:tc>
          <w:tcPr>
            <w:tcW w:w="141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55B0D87" w14:textId="77777777" w:rsidR="00070025" w:rsidRDefault="008B7CCE">
            <w:pPr>
              <w:widowControl w:val="0"/>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Istilah</w:t>
            </w:r>
          </w:p>
        </w:tc>
        <w:tc>
          <w:tcPr>
            <w:tcW w:w="142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122CFC2" w14:textId="77777777" w:rsidR="00070025" w:rsidRDefault="008B7CCE">
            <w:pPr>
              <w:widowControl w:val="0"/>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Skor TF-IDF</w:t>
            </w:r>
          </w:p>
        </w:tc>
      </w:tr>
      <w:tr w:rsidR="00070025" w14:paraId="7C98FE0A" w14:textId="77777777">
        <w:trPr>
          <w:trHeight w:val="315"/>
          <w:jc w:val="center"/>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6A66496"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4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86DB196"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open</w:t>
            </w:r>
          </w:p>
        </w:tc>
        <w:tc>
          <w:tcPr>
            <w:tcW w:w="142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342969F"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0.353</w:t>
            </w:r>
          </w:p>
        </w:tc>
      </w:tr>
      <w:tr w:rsidR="00070025" w14:paraId="48B930DB" w14:textId="77777777">
        <w:trPr>
          <w:trHeight w:val="315"/>
          <w:jc w:val="center"/>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456D340"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4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1F2FD6A"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screen</w:t>
            </w:r>
          </w:p>
        </w:tc>
        <w:tc>
          <w:tcPr>
            <w:tcW w:w="142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1F0AA11"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0.248</w:t>
            </w:r>
          </w:p>
        </w:tc>
      </w:tr>
      <w:tr w:rsidR="00070025" w14:paraId="6F3ADB81" w14:textId="77777777">
        <w:trPr>
          <w:trHeight w:val="315"/>
          <w:jc w:val="center"/>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39423DE"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14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530BB1C"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popups</w:t>
            </w:r>
          </w:p>
        </w:tc>
        <w:tc>
          <w:tcPr>
            <w:tcW w:w="142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9871B9B"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0.224</w:t>
            </w:r>
          </w:p>
        </w:tc>
      </w:tr>
      <w:tr w:rsidR="00070025" w14:paraId="04763B3D" w14:textId="77777777">
        <w:trPr>
          <w:trHeight w:val="315"/>
          <w:jc w:val="center"/>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003C7AB"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c>
          <w:tcPr>
            <w:tcW w:w="14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C0FC2DC"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behaviour</w:t>
            </w:r>
          </w:p>
        </w:tc>
        <w:tc>
          <w:tcPr>
            <w:tcW w:w="142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3B366A9"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0.224</w:t>
            </w:r>
          </w:p>
        </w:tc>
      </w:tr>
      <w:tr w:rsidR="00070025" w14:paraId="7C2FCEAE" w14:textId="77777777">
        <w:trPr>
          <w:trHeight w:val="315"/>
          <w:jc w:val="center"/>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6CB3E78"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14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E285AFB"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ux</w:t>
            </w:r>
          </w:p>
        </w:tc>
        <w:tc>
          <w:tcPr>
            <w:tcW w:w="142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D3743C5"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0.213</w:t>
            </w:r>
          </w:p>
        </w:tc>
      </w:tr>
      <w:tr w:rsidR="00070025" w14:paraId="4BCF5F40" w14:textId="77777777">
        <w:trPr>
          <w:trHeight w:val="315"/>
          <w:jc w:val="center"/>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118DBA0"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4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1AE710D"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surely</w:t>
            </w:r>
          </w:p>
        </w:tc>
        <w:tc>
          <w:tcPr>
            <w:tcW w:w="142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5C33D716"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0.205</w:t>
            </w:r>
          </w:p>
        </w:tc>
      </w:tr>
      <w:tr w:rsidR="00070025" w14:paraId="67D65F46" w14:textId="77777777">
        <w:trPr>
          <w:trHeight w:val="315"/>
          <w:jc w:val="center"/>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D86088B"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14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A02A4B9"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target</w:t>
            </w:r>
          </w:p>
        </w:tc>
        <w:tc>
          <w:tcPr>
            <w:tcW w:w="142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2761A28"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0.205</w:t>
            </w:r>
          </w:p>
        </w:tc>
      </w:tr>
      <w:tr w:rsidR="00070025" w14:paraId="3ADDF735" w14:textId="77777777">
        <w:trPr>
          <w:trHeight w:val="315"/>
          <w:jc w:val="center"/>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611EC1B"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14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89B7BF6" w14:textId="77777777" w:rsidR="00070025" w:rsidRDefault="008B7CCE">
            <w:pPr>
              <w:widowControl w:val="0"/>
              <w:spacing w:after="0" w:line="360" w:lineRule="auto"/>
              <w:jc w:val="center"/>
              <w:rPr>
                <w:rFonts w:ascii="Times New Roman" w:eastAsia="Times New Roman" w:hAnsi="Times New Roman" w:cs="Times New Roman"/>
                <w:sz w:val="18"/>
                <w:szCs w:val="18"/>
              </w:rPr>
            </w:pPr>
            <w:proofErr w:type="gramStart"/>
            <w:r>
              <w:rPr>
                <w:rFonts w:ascii="Times New Roman" w:eastAsia="Times New Roman" w:hAnsi="Times New Roman" w:cs="Times New Roman"/>
                <w:color w:val="212121"/>
                <w:sz w:val="20"/>
                <w:szCs w:val="20"/>
              </w:rPr>
              <w:t>generally</w:t>
            </w:r>
            <w:proofErr w:type="gramEnd"/>
          </w:p>
        </w:tc>
        <w:tc>
          <w:tcPr>
            <w:tcW w:w="142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1FEF5008"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0.174</w:t>
            </w:r>
          </w:p>
        </w:tc>
      </w:tr>
      <w:tr w:rsidR="00070025" w14:paraId="73D523C3" w14:textId="77777777">
        <w:trPr>
          <w:trHeight w:val="315"/>
          <w:jc w:val="center"/>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0617DD9"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w:t>
            </w:r>
          </w:p>
        </w:tc>
        <w:tc>
          <w:tcPr>
            <w:tcW w:w="14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6725E69D"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press</w:t>
            </w:r>
          </w:p>
        </w:tc>
        <w:tc>
          <w:tcPr>
            <w:tcW w:w="142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40D0DBF"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color w:val="212121"/>
                <w:sz w:val="20"/>
                <w:szCs w:val="20"/>
              </w:rPr>
              <w:t>0.171</w:t>
            </w:r>
          </w:p>
        </w:tc>
      </w:tr>
      <w:tr w:rsidR="00070025" w14:paraId="3BDBB1B9" w14:textId="77777777">
        <w:trPr>
          <w:trHeight w:val="315"/>
          <w:jc w:val="center"/>
        </w:trPr>
        <w:tc>
          <w:tcPr>
            <w:tcW w:w="76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2C9E5B4" w14:textId="77777777" w:rsidR="00070025" w:rsidRDefault="008B7CCE">
            <w:pPr>
              <w:widowControl w:val="0"/>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c>
          <w:tcPr>
            <w:tcW w:w="14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267DF997" w14:textId="77777777" w:rsidR="00070025" w:rsidRDefault="008B7CCE">
            <w:pPr>
              <w:widowControl w:val="0"/>
              <w:spacing w:after="0" w:line="360" w:lineRule="auto"/>
              <w:jc w:val="center"/>
              <w:rPr>
                <w:rFonts w:ascii="Times New Roman" w:eastAsia="Times New Roman" w:hAnsi="Times New Roman" w:cs="Times New Roman"/>
                <w:color w:val="212121"/>
                <w:sz w:val="20"/>
                <w:szCs w:val="20"/>
              </w:rPr>
            </w:pPr>
            <w:r>
              <w:rPr>
                <w:rFonts w:ascii="Times New Roman" w:eastAsia="Times New Roman" w:hAnsi="Times New Roman" w:cs="Times New Roman"/>
                <w:color w:val="212121"/>
                <w:sz w:val="20"/>
                <w:szCs w:val="20"/>
              </w:rPr>
              <w:t>white</w:t>
            </w:r>
          </w:p>
        </w:tc>
        <w:tc>
          <w:tcPr>
            <w:tcW w:w="142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49DCEF78" w14:textId="77777777" w:rsidR="00070025" w:rsidRDefault="008B7CCE">
            <w:pPr>
              <w:widowControl w:val="0"/>
              <w:spacing w:after="0" w:line="360" w:lineRule="auto"/>
              <w:jc w:val="center"/>
              <w:rPr>
                <w:rFonts w:ascii="Times New Roman" w:eastAsia="Times New Roman" w:hAnsi="Times New Roman" w:cs="Times New Roman"/>
                <w:color w:val="212121"/>
                <w:sz w:val="20"/>
                <w:szCs w:val="20"/>
              </w:rPr>
            </w:pPr>
            <w:r>
              <w:rPr>
                <w:rFonts w:ascii="Times New Roman" w:eastAsia="Times New Roman" w:hAnsi="Times New Roman" w:cs="Times New Roman"/>
                <w:color w:val="212121"/>
                <w:sz w:val="20"/>
                <w:szCs w:val="20"/>
              </w:rPr>
              <w:t>0.171</w:t>
            </w:r>
          </w:p>
        </w:tc>
      </w:tr>
    </w:tbl>
    <w:p w14:paraId="40920978" w14:textId="77777777" w:rsidR="00070025" w:rsidRDefault="008B7CCE" w:rsidP="00300F3D">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Tabel 4.4 Daftar 10 istilah dengan nilai TF-IDF terbesar.</w:t>
      </w:r>
    </w:p>
    <w:p w14:paraId="3D8216FD" w14:textId="77777777" w:rsidR="00070025" w:rsidRDefault="00070025">
      <w:pPr>
        <w:spacing w:after="0" w:line="360" w:lineRule="auto"/>
        <w:jc w:val="center"/>
        <w:rPr>
          <w:rFonts w:ascii="Times New Roman" w:eastAsia="Times New Roman" w:hAnsi="Times New Roman" w:cs="Times New Roman"/>
        </w:rPr>
      </w:pPr>
    </w:p>
    <w:p w14:paraId="3964785E" w14:textId="77777777" w:rsidR="00300F3D" w:rsidRDefault="00300F3D">
      <w:pPr>
        <w:rPr>
          <w:rFonts w:ascii="Times New Roman" w:eastAsia="Times New Roman" w:hAnsi="Times New Roman" w:cs="Times New Roman"/>
          <w:b/>
        </w:rPr>
      </w:pPr>
      <w:r>
        <w:rPr>
          <w:rFonts w:ascii="Times New Roman" w:eastAsia="Times New Roman" w:hAnsi="Times New Roman" w:cs="Times New Roman"/>
          <w:b/>
        </w:rPr>
        <w:br w:type="page"/>
      </w:r>
    </w:p>
    <w:p w14:paraId="42B8ABF2" w14:textId="161832E0" w:rsidR="00070025" w:rsidRDefault="008B7CCE">
      <w:p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lastRenderedPageBreak/>
        <w:t>4.6 Pembagian Data</w:t>
      </w:r>
    </w:p>
    <w:p w14:paraId="41A93A0E" w14:textId="3968DC54"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Pembagian data dilakukan menggunakan fungsi train_test_split yang disediakan oleh </w:t>
      </w:r>
      <w:r>
        <w:rPr>
          <w:rFonts w:ascii="Times New Roman" w:eastAsia="Times New Roman" w:hAnsi="Times New Roman" w:cs="Times New Roman"/>
          <w:i/>
        </w:rPr>
        <w:t>library</w:t>
      </w:r>
      <w:r>
        <w:rPr>
          <w:rFonts w:ascii="Times New Roman" w:eastAsia="Times New Roman" w:hAnsi="Times New Roman" w:cs="Times New Roman"/>
        </w:rPr>
        <w:t xml:space="preserve"> Sklearn. </w:t>
      </w:r>
      <w:r w:rsidR="00A04CD6">
        <w:rPr>
          <w:rFonts w:ascii="Times New Roman" w:eastAsia="Times New Roman" w:hAnsi="Times New Roman" w:cs="Times New Roman"/>
        </w:rPr>
        <w:t>Parameter</w:t>
      </w:r>
      <w:r>
        <w:rPr>
          <w:rFonts w:ascii="Times New Roman" w:eastAsia="Times New Roman" w:hAnsi="Times New Roman" w:cs="Times New Roman"/>
        </w:rPr>
        <w:t xml:space="preserve"> </w:t>
      </w:r>
      <w:r>
        <w:rPr>
          <w:rFonts w:ascii="Times New Roman" w:eastAsia="Times New Roman" w:hAnsi="Times New Roman" w:cs="Times New Roman"/>
          <w:i/>
        </w:rPr>
        <w:t>train_size</w:t>
      </w:r>
      <w:r>
        <w:rPr>
          <w:rFonts w:ascii="Times New Roman" w:eastAsia="Times New Roman" w:hAnsi="Times New Roman" w:cs="Times New Roman"/>
        </w:rPr>
        <w:t xml:space="preserve"> </w:t>
      </w:r>
      <w:r w:rsidR="00A04CD6">
        <w:rPr>
          <w:rFonts w:ascii="Times New Roman" w:eastAsia="Times New Roman" w:hAnsi="Times New Roman" w:cs="Times New Roman"/>
        </w:rPr>
        <w:t xml:space="preserve">yang digunakan adalah </w:t>
      </w:r>
      <w:r>
        <w:rPr>
          <w:rFonts w:ascii="Times New Roman" w:eastAsia="Times New Roman" w:hAnsi="Times New Roman" w:cs="Times New Roman"/>
        </w:rPr>
        <w:t>sebesar 0.2</w:t>
      </w:r>
      <w:r w:rsidR="00FF41F9">
        <w:rPr>
          <w:rFonts w:ascii="Times New Roman" w:eastAsia="Times New Roman" w:hAnsi="Times New Roman" w:cs="Times New Roman"/>
        </w:rPr>
        <w:t>,</w:t>
      </w:r>
      <w:r>
        <w:rPr>
          <w:rFonts w:ascii="Times New Roman" w:eastAsia="Times New Roman" w:hAnsi="Times New Roman" w:cs="Times New Roman"/>
        </w:rPr>
        <w:t xml:space="preserve"> yang merepresentasikan proporsi pemisahan data untuk set data uji sebanyak 20% dari keseluruhan set data, yang sisa datanya sebanyak 80% akan dimasukkan ke dalam set data latih. Parameter </w:t>
      </w:r>
      <w:r>
        <w:rPr>
          <w:rFonts w:ascii="Times New Roman" w:eastAsia="Times New Roman" w:hAnsi="Times New Roman" w:cs="Times New Roman"/>
          <w:i/>
        </w:rPr>
        <w:t xml:space="preserve">random_state </w:t>
      </w:r>
      <w:r>
        <w:rPr>
          <w:rFonts w:ascii="Times New Roman" w:eastAsia="Times New Roman" w:hAnsi="Times New Roman" w:cs="Times New Roman"/>
        </w:rPr>
        <w:t>didefinisikan agar setiap kali model dieksekusi, data acak yang dipisahkan untuk data latih dan uji akan selalu sama.</w:t>
      </w:r>
    </w:p>
    <w:p w14:paraId="14250E72" w14:textId="77777777" w:rsidR="00070025" w:rsidRDefault="00070025">
      <w:pPr>
        <w:spacing w:after="0" w:line="360" w:lineRule="auto"/>
        <w:ind w:firstLine="720"/>
        <w:jc w:val="both"/>
        <w:rPr>
          <w:rFonts w:ascii="Times New Roman" w:eastAsia="Times New Roman" w:hAnsi="Times New Roman" w:cs="Times New Roman"/>
        </w:rPr>
      </w:pPr>
    </w:p>
    <w:p w14:paraId="6CA7D958"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3524B8C" wp14:editId="12F0DC8E">
            <wp:extent cx="3910820" cy="1059182"/>
            <wp:effectExtent l="19050" t="19050" r="13970" b="2667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3929481" cy="1064236"/>
                    </a:xfrm>
                    <a:prstGeom prst="rect">
                      <a:avLst/>
                    </a:prstGeom>
                    <a:ln w="12700">
                      <a:solidFill>
                        <a:srgbClr val="000000"/>
                      </a:solidFill>
                      <a:prstDash val="solid"/>
                    </a:ln>
                  </pic:spPr>
                </pic:pic>
              </a:graphicData>
            </a:graphic>
          </wp:inline>
        </w:drawing>
      </w:r>
    </w:p>
    <w:p w14:paraId="7E49EC11"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 xml:space="preserve">Gambar 4.11 </w:t>
      </w:r>
      <w:r>
        <w:rPr>
          <w:rFonts w:ascii="Times New Roman" w:eastAsia="Times New Roman" w:hAnsi="Times New Roman" w:cs="Times New Roman"/>
          <w:i/>
        </w:rPr>
        <w:t>Source code</w:t>
      </w:r>
      <w:r>
        <w:rPr>
          <w:rFonts w:ascii="Times New Roman" w:eastAsia="Times New Roman" w:hAnsi="Times New Roman" w:cs="Times New Roman"/>
        </w:rPr>
        <w:t xml:space="preserve"> untuk proses pembagian data.</w:t>
      </w:r>
    </w:p>
    <w:p w14:paraId="74F245FA" w14:textId="77777777" w:rsidR="00070025" w:rsidRDefault="00070025">
      <w:pPr>
        <w:spacing w:after="0" w:line="360" w:lineRule="auto"/>
        <w:ind w:firstLine="720"/>
        <w:jc w:val="both"/>
        <w:rPr>
          <w:rFonts w:ascii="Times New Roman" w:eastAsia="Times New Roman" w:hAnsi="Times New Roman" w:cs="Times New Roman"/>
        </w:rPr>
      </w:pPr>
    </w:p>
    <w:p w14:paraId="2413A17B" w14:textId="371B1027" w:rsidR="00070025" w:rsidRDefault="008B7CCE" w:rsidP="00300F3D">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Setelah melalui tahapan pembagian data, data ulasan yang berjumlah 2147 dibagi menjadi dua bagian, yaitu 1717 buah data latih yang akan digunakan untuk melatih model </w:t>
      </w:r>
      <w:r>
        <w:rPr>
          <w:rFonts w:ascii="Times New Roman" w:eastAsia="Times New Roman" w:hAnsi="Times New Roman" w:cs="Times New Roman"/>
          <w:i/>
        </w:rPr>
        <w:t>machine learning</w:t>
      </w:r>
      <w:r>
        <w:rPr>
          <w:rFonts w:ascii="Times New Roman" w:eastAsia="Times New Roman" w:hAnsi="Times New Roman" w:cs="Times New Roman"/>
        </w:rPr>
        <w:t xml:space="preserve"> untuk proses klasifikasi sentimen dan 429 buah data uji yang akan digunakan sebagai mengevaluasi performa model. Gambar 4.10 menunjukkan data ulasan yang telah dibagi menjadi set data latih (A) dan set data uji (B)</w:t>
      </w:r>
    </w:p>
    <w:p w14:paraId="2026B0C5" w14:textId="77777777" w:rsidR="00070025" w:rsidRDefault="00070025">
      <w:pPr>
        <w:spacing w:after="0" w:line="360" w:lineRule="auto"/>
        <w:ind w:firstLine="720"/>
        <w:jc w:val="both"/>
        <w:rPr>
          <w:rFonts w:ascii="Times New Roman" w:eastAsia="Times New Roman" w:hAnsi="Times New Roman" w:cs="Times New Roman"/>
        </w:rPr>
      </w:pPr>
    </w:p>
    <w:p w14:paraId="07583B2E" w14:textId="77777777" w:rsidR="00070025" w:rsidRDefault="008B7CCE">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7C6F22E" wp14:editId="6D9232C1">
            <wp:extent cx="2636674" cy="2781300"/>
            <wp:effectExtent l="19050" t="19050" r="11430" b="1905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2642027" cy="2786947"/>
                    </a:xfrm>
                    <a:prstGeom prst="rect">
                      <a:avLst/>
                    </a:prstGeom>
                    <a:ln w="12700">
                      <a:solidFill>
                        <a:srgbClr val="000000"/>
                      </a:solidFill>
                      <a:prstDash val="solid"/>
                    </a:ln>
                  </pic:spPr>
                </pic:pic>
              </a:graphicData>
            </a:graphic>
          </wp:inline>
        </w:drawing>
      </w:r>
    </w:p>
    <w:p w14:paraId="5EE2FD5F"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4.12</w:t>
      </w:r>
      <w:r>
        <w:rPr>
          <w:rFonts w:ascii="Times New Roman" w:eastAsia="Times New Roman" w:hAnsi="Times New Roman" w:cs="Times New Roman"/>
          <w:b/>
        </w:rPr>
        <w:t xml:space="preserve"> </w:t>
      </w:r>
      <w:r>
        <w:rPr>
          <w:rFonts w:ascii="Times New Roman" w:eastAsia="Times New Roman" w:hAnsi="Times New Roman" w:cs="Times New Roman"/>
        </w:rPr>
        <w:t>Data ulasan yang telah dibagi menjadi dua set, yaitu data latih dan data uji.</w:t>
      </w:r>
    </w:p>
    <w:p w14:paraId="451EFF0D" w14:textId="77777777" w:rsidR="00070025" w:rsidRDefault="00070025">
      <w:pPr>
        <w:spacing w:after="0" w:line="360" w:lineRule="auto"/>
        <w:rPr>
          <w:rFonts w:ascii="Times New Roman" w:eastAsia="Times New Roman" w:hAnsi="Times New Roman" w:cs="Times New Roman"/>
        </w:rPr>
      </w:pPr>
    </w:p>
    <w:p w14:paraId="512B71E2" w14:textId="77777777" w:rsidR="00070025" w:rsidRDefault="008B7CCE">
      <w:pPr>
        <w:spacing w:after="0" w:line="360" w:lineRule="auto"/>
        <w:rPr>
          <w:rFonts w:ascii="Times New Roman" w:eastAsia="Times New Roman" w:hAnsi="Times New Roman" w:cs="Times New Roman"/>
          <w:b/>
        </w:rPr>
      </w:pPr>
      <w:r>
        <w:rPr>
          <w:rFonts w:ascii="Times New Roman" w:eastAsia="Times New Roman" w:hAnsi="Times New Roman" w:cs="Times New Roman"/>
          <w:b/>
        </w:rPr>
        <w:t>4.7 Klasifikasi Sentimen dengan Naive Bayes</w:t>
      </w:r>
    </w:p>
    <w:p w14:paraId="0ABCD4FB"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Pengimplementasian klasifikasi sentimen menggunakan Naive Bayes dimulai dengan mengkompilasi model, hal ini dilakukan mengimpor modul dan kelas yang telah dikompilasi dari sklearn. Daftar kelas yang diimpor dari </w:t>
      </w:r>
      <w:r>
        <w:rPr>
          <w:rFonts w:ascii="Times New Roman" w:eastAsia="Times New Roman" w:hAnsi="Times New Roman" w:cs="Times New Roman"/>
          <w:i/>
        </w:rPr>
        <w:t>library</w:t>
      </w:r>
      <w:r>
        <w:rPr>
          <w:rFonts w:ascii="Times New Roman" w:eastAsia="Times New Roman" w:hAnsi="Times New Roman" w:cs="Times New Roman"/>
        </w:rPr>
        <w:t xml:space="preserve"> sklearn adalah BernoulliNB, ComplementNB, GaussianNB, dan MultinomialNB. Setelah model-model yang akan digunakan didefinisikan, langkah selanjutnya adalah melakukan </w:t>
      </w:r>
      <w:r>
        <w:rPr>
          <w:rFonts w:ascii="Times New Roman" w:eastAsia="Times New Roman" w:hAnsi="Times New Roman" w:cs="Times New Roman"/>
          <w:i/>
        </w:rPr>
        <w:t>fitting</w:t>
      </w:r>
      <w:r>
        <w:rPr>
          <w:rFonts w:ascii="Times New Roman" w:eastAsia="Times New Roman" w:hAnsi="Times New Roman" w:cs="Times New Roman"/>
        </w:rPr>
        <w:t xml:space="preserve"> pada fungsi klasifikasi dengan memasukkan data latih pada model. Langkah terakhir adalah melakukan prediksi label sentimen menggunakan data uji.</w:t>
      </w:r>
    </w:p>
    <w:p w14:paraId="0943478D" w14:textId="77777777" w:rsidR="00070025" w:rsidRDefault="00070025">
      <w:pPr>
        <w:spacing w:after="0" w:line="360" w:lineRule="auto"/>
        <w:rPr>
          <w:rFonts w:ascii="Times New Roman" w:eastAsia="Times New Roman" w:hAnsi="Times New Roman" w:cs="Times New Roman"/>
          <w:b/>
        </w:rPr>
      </w:pPr>
    </w:p>
    <w:p w14:paraId="751C9FB2" w14:textId="77777777" w:rsidR="00070025" w:rsidRDefault="008B7CCE">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C70B797" wp14:editId="4B3FE8BB">
            <wp:extent cx="3390229" cy="3119361"/>
            <wp:effectExtent l="12700" t="12700" r="12700" b="127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3390229" cy="3119361"/>
                    </a:xfrm>
                    <a:prstGeom prst="rect">
                      <a:avLst/>
                    </a:prstGeom>
                    <a:ln w="12700">
                      <a:solidFill>
                        <a:srgbClr val="000000"/>
                      </a:solidFill>
                      <a:prstDash val="solid"/>
                    </a:ln>
                  </pic:spPr>
                </pic:pic>
              </a:graphicData>
            </a:graphic>
          </wp:inline>
        </w:drawing>
      </w:r>
    </w:p>
    <w:p w14:paraId="662767B2"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4.13</w:t>
      </w:r>
      <w:r>
        <w:rPr>
          <w:rFonts w:ascii="Times New Roman" w:eastAsia="Times New Roman" w:hAnsi="Times New Roman" w:cs="Times New Roman"/>
          <w:b/>
        </w:rPr>
        <w:t xml:space="preserve"> </w:t>
      </w:r>
      <w:r>
        <w:rPr>
          <w:rFonts w:ascii="Times New Roman" w:eastAsia="Times New Roman" w:hAnsi="Times New Roman" w:cs="Times New Roman"/>
          <w:i/>
        </w:rPr>
        <w:t>Source code</w:t>
      </w:r>
      <w:r>
        <w:rPr>
          <w:rFonts w:ascii="Times New Roman" w:eastAsia="Times New Roman" w:hAnsi="Times New Roman" w:cs="Times New Roman"/>
        </w:rPr>
        <w:t xml:space="preserve"> implementasi klasifikasi sentimen dengan Naive Bayes.</w:t>
      </w:r>
    </w:p>
    <w:p w14:paraId="10C21792" w14:textId="77777777" w:rsidR="00070025" w:rsidRDefault="00070025">
      <w:pPr>
        <w:spacing w:after="0" w:line="360" w:lineRule="auto"/>
        <w:jc w:val="center"/>
        <w:rPr>
          <w:rFonts w:ascii="Times New Roman" w:eastAsia="Times New Roman" w:hAnsi="Times New Roman" w:cs="Times New Roman"/>
          <w:b/>
        </w:rPr>
      </w:pPr>
    </w:p>
    <w:p w14:paraId="010EF1D7" w14:textId="77777777" w:rsidR="00070025" w:rsidRDefault="008B7CCE">
      <w:pPr>
        <w:spacing w:after="0" w:line="360" w:lineRule="auto"/>
        <w:rPr>
          <w:rFonts w:ascii="Times New Roman" w:eastAsia="Times New Roman" w:hAnsi="Times New Roman" w:cs="Times New Roman"/>
          <w:b/>
        </w:rPr>
      </w:pPr>
      <w:r>
        <w:rPr>
          <w:rFonts w:ascii="Times New Roman" w:eastAsia="Times New Roman" w:hAnsi="Times New Roman" w:cs="Times New Roman"/>
          <w:b/>
        </w:rPr>
        <w:t>4.8 Pengujian Model</w:t>
      </w:r>
    </w:p>
    <w:p w14:paraId="3560889E"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Model yang telah dilatih dan dapat memprediksi sentimen digunakan sebagai penentu untuk pengujian data menggunakan set data uji sebanyak 426 ulasan. Setiap ulasan diprediksi apakah termasuk ke dalam kelas positif atau negatif. Berikut adalah contoh hasil prediksi klasifikasi sentimen pada set data uji yang didapatkan menggunakan algoritma Multinomial Naive Bayes.</w:t>
      </w:r>
    </w:p>
    <w:p w14:paraId="5365E220" w14:textId="77777777" w:rsidR="00070025" w:rsidRDefault="00070025">
      <w:pPr>
        <w:spacing w:after="0" w:line="360" w:lineRule="auto"/>
        <w:ind w:firstLine="720"/>
        <w:rPr>
          <w:rFonts w:ascii="Times New Roman" w:eastAsia="Times New Roman" w:hAnsi="Times New Roman" w:cs="Times New Roman"/>
        </w:rPr>
      </w:pPr>
    </w:p>
    <w:tbl>
      <w:tblPr>
        <w:tblStyle w:val="a8"/>
        <w:tblW w:w="73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5"/>
        <w:gridCol w:w="1095"/>
        <w:gridCol w:w="1050"/>
      </w:tblGrid>
      <w:tr w:rsidR="00070025" w14:paraId="61603CFE" w14:textId="77777777">
        <w:trPr>
          <w:jc w:val="center"/>
        </w:trPr>
        <w:tc>
          <w:tcPr>
            <w:tcW w:w="5205" w:type="dxa"/>
            <w:shd w:val="clear" w:color="auto" w:fill="auto"/>
            <w:tcMar>
              <w:top w:w="100" w:type="dxa"/>
              <w:left w:w="100" w:type="dxa"/>
              <w:bottom w:w="100" w:type="dxa"/>
              <w:right w:w="100" w:type="dxa"/>
            </w:tcMar>
            <w:vAlign w:val="center"/>
          </w:tcPr>
          <w:p w14:paraId="06A0CAF8" w14:textId="77777777" w:rsidR="00070025" w:rsidRDefault="008B7CCE">
            <w:pPr>
              <w:widowControl w:val="0"/>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Teks</w:t>
            </w:r>
          </w:p>
        </w:tc>
        <w:tc>
          <w:tcPr>
            <w:tcW w:w="1095" w:type="dxa"/>
            <w:shd w:val="clear" w:color="auto" w:fill="auto"/>
            <w:tcMar>
              <w:top w:w="100" w:type="dxa"/>
              <w:left w:w="100" w:type="dxa"/>
              <w:bottom w:w="100" w:type="dxa"/>
              <w:right w:w="100" w:type="dxa"/>
            </w:tcMar>
            <w:vAlign w:val="center"/>
          </w:tcPr>
          <w:p w14:paraId="61974616" w14:textId="77777777" w:rsidR="00070025" w:rsidRDefault="008B7CCE">
            <w:pPr>
              <w:widowControl w:val="0"/>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Prediksi</w:t>
            </w:r>
          </w:p>
        </w:tc>
        <w:tc>
          <w:tcPr>
            <w:tcW w:w="1050" w:type="dxa"/>
            <w:shd w:val="clear" w:color="auto" w:fill="auto"/>
            <w:tcMar>
              <w:top w:w="100" w:type="dxa"/>
              <w:left w:w="100" w:type="dxa"/>
              <w:bottom w:w="100" w:type="dxa"/>
              <w:right w:w="100" w:type="dxa"/>
            </w:tcMar>
            <w:vAlign w:val="center"/>
          </w:tcPr>
          <w:p w14:paraId="0368AA77" w14:textId="77777777" w:rsidR="00070025" w:rsidRDefault="008B7CCE">
            <w:pPr>
              <w:widowControl w:val="0"/>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Aktual</w:t>
            </w:r>
          </w:p>
        </w:tc>
      </w:tr>
      <w:tr w:rsidR="00070025" w14:paraId="4A262AF1" w14:textId="77777777">
        <w:trPr>
          <w:jc w:val="center"/>
        </w:trPr>
        <w:tc>
          <w:tcPr>
            <w:tcW w:w="5205" w:type="dxa"/>
            <w:shd w:val="clear" w:color="auto" w:fill="auto"/>
            <w:tcMar>
              <w:top w:w="100" w:type="dxa"/>
              <w:left w:w="100" w:type="dxa"/>
              <w:bottom w:w="100" w:type="dxa"/>
              <w:right w:w="100" w:type="dxa"/>
            </w:tcMar>
            <w:vAlign w:val="center"/>
          </w:tcPr>
          <w:p w14:paraId="4410CB18"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Sucks lately. Both the web page and the app suck after l…</w:t>
            </w:r>
          </w:p>
        </w:tc>
        <w:tc>
          <w:tcPr>
            <w:tcW w:w="1095" w:type="dxa"/>
            <w:shd w:val="clear" w:color="auto" w:fill="auto"/>
            <w:tcMar>
              <w:top w:w="100" w:type="dxa"/>
              <w:left w:w="100" w:type="dxa"/>
              <w:bottom w:w="100" w:type="dxa"/>
              <w:right w:w="100" w:type="dxa"/>
            </w:tcMar>
            <w:vAlign w:val="center"/>
          </w:tcPr>
          <w:p w14:paraId="534C23FF"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c>
          <w:tcPr>
            <w:tcW w:w="1050" w:type="dxa"/>
            <w:shd w:val="clear" w:color="auto" w:fill="auto"/>
            <w:tcMar>
              <w:top w:w="100" w:type="dxa"/>
              <w:left w:w="100" w:type="dxa"/>
              <w:bottom w:w="100" w:type="dxa"/>
              <w:right w:w="100" w:type="dxa"/>
            </w:tcMar>
            <w:vAlign w:val="center"/>
          </w:tcPr>
          <w:p w14:paraId="2B0DC408"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r>
      <w:tr w:rsidR="00070025" w14:paraId="64273354" w14:textId="77777777">
        <w:trPr>
          <w:jc w:val="center"/>
        </w:trPr>
        <w:tc>
          <w:tcPr>
            <w:tcW w:w="5205" w:type="dxa"/>
            <w:shd w:val="clear" w:color="auto" w:fill="auto"/>
            <w:tcMar>
              <w:top w:w="100" w:type="dxa"/>
              <w:left w:w="100" w:type="dxa"/>
              <w:bottom w:w="100" w:type="dxa"/>
              <w:right w:w="100" w:type="dxa"/>
            </w:tcMar>
            <w:vAlign w:val="center"/>
          </w:tcPr>
          <w:p w14:paraId="354A36B2"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Amazon has made shopping during this time of uncertainty…</w:t>
            </w:r>
          </w:p>
        </w:tc>
        <w:tc>
          <w:tcPr>
            <w:tcW w:w="1095" w:type="dxa"/>
            <w:shd w:val="clear" w:color="auto" w:fill="auto"/>
            <w:tcMar>
              <w:top w:w="100" w:type="dxa"/>
              <w:left w:w="100" w:type="dxa"/>
              <w:bottom w:w="100" w:type="dxa"/>
              <w:right w:w="100" w:type="dxa"/>
            </w:tcMar>
            <w:vAlign w:val="center"/>
          </w:tcPr>
          <w:p w14:paraId="7B2107A7"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c>
          <w:tcPr>
            <w:tcW w:w="1050" w:type="dxa"/>
            <w:shd w:val="clear" w:color="auto" w:fill="auto"/>
            <w:tcMar>
              <w:top w:w="100" w:type="dxa"/>
              <w:left w:w="100" w:type="dxa"/>
              <w:bottom w:w="100" w:type="dxa"/>
              <w:right w:w="100" w:type="dxa"/>
            </w:tcMar>
            <w:vAlign w:val="center"/>
          </w:tcPr>
          <w:p w14:paraId="3D2F8C53"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r>
      <w:tr w:rsidR="00070025" w14:paraId="4F2944BF" w14:textId="77777777">
        <w:trPr>
          <w:jc w:val="center"/>
        </w:trPr>
        <w:tc>
          <w:tcPr>
            <w:tcW w:w="5205" w:type="dxa"/>
            <w:shd w:val="clear" w:color="auto" w:fill="auto"/>
            <w:tcMar>
              <w:top w:w="100" w:type="dxa"/>
              <w:left w:w="100" w:type="dxa"/>
              <w:bottom w:w="100" w:type="dxa"/>
              <w:right w:w="100" w:type="dxa"/>
            </w:tcMar>
            <w:vAlign w:val="center"/>
          </w:tcPr>
          <w:p w14:paraId="4EE8FBED"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It is the worst, it doesn't even want to open. The app d…</w:t>
            </w:r>
          </w:p>
        </w:tc>
        <w:tc>
          <w:tcPr>
            <w:tcW w:w="1095" w:type="dxa"/>
            <w:shd w:val="clear" w:color="auto" w:fill="auto"/>
            <w:tcMar>
              <w:top w:w="100" w:type="dxa"/>
              <w:left w:w="100" w:type="dxa"/>
              <w:bottom w:w="100" w:type="dxa"/>
              <w:right w:w="100" w:type="dxa"/>
            </w:tcMar>
            <w:vAlign w:val="center"/>
          </w:tcPr>
          <w:p w14:paraId="5B1587D7"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c>
          <w:tcPr>
            <w:tcW w:w="1050" w:type="dxa"/>
            <w:shd w:val="clear" w:color="auto" w:fill="auto"/>
            <w:tcMar>
              <w:top w:w="100" w:type="dxa"/>
              <w:left w:w="100" w:type="dxa"/>
              <w:bottom w:w="100" w:type="dxa"/>
              <w:right w:w="100" w:type="dxa"/>
            </w:tcMar>
            <w:vAlign w:val="center"/>
          </w:tcPr>
          <w:p w14:paraId="64092DA7"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r>
      <w:tr w:rsidR="00070025" w14:paraId="5AA0A120" w14:textId="77777777">
        <w:trPr>
          <w:jc w:val="center"/>
        </w:trPr>
        <w:tc>
          <w:tcPr>
            <w:tcW w:w="5205" w:type="dxa"/>
            <w:shd w:val="clear" w:color="auto" w:fill="auto"/>
            <w:tcMar>
              <w:top w:w="100" w:type="dxa"/>
              <w:left w:w="100" w:type="dxa"/>
              <w:bottom w:w="100" w:type="dxa"/>
              <w:right w:w="100" w:type="dxa"/>
            </w:tcMar>
            <w:vAlign w:val="center"/>
          </w:tcPr>
          <w:p w14:paraId="7D3F2E7F"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 xml:space="preserve">Love it when it works but it keeps signing me out. It </w:t>
            </w:r>
            <w:proofErr w:type="gramStart"/>
            <w:r w:rsidRPr="00300F3D">
              <w:rPr>
                <w:rFonts w:ascii="Times New Roman" w:eastAsia="Times New Roman" w:hAnsi="Times New Roman" w:cs="Times New Roman"/>
                <w:sz w:val="20"/>
                <w:szCs w:val="20"/>
              </w:rPr>
              <w:t>do</w:t>
            </w:r>
            <w:proofErr w:type="gramEnd"/>
            <w:r w:rsidRPr="00300F3D">
              <w:rPr>
                <w:rFonts w:ascii="Times New Roman" w:eastAsia="Times New Roman" w:hAnsi="Times New Roman" w:cs="Times New Roman"/>
                <w:sz w:val="20"/>
                <w:szCs w:val="20"/>
              </w:rPr>
              <w:t>…</w:t>
            </w:r>
          </w:p>
        </w:tc>
        <w:tc>
          <w:tcPr>
            <w:tcW w:w="1095" w:type="dxa"/>
            <w:shd w:val="clear" w:color="auto" w:fill="auto"/>
            <w:tcMar>
              <w:top w:w="100" w:type="dxa"/>
              <w:left w:w="100" w:type="dxa"/>
              <w:bottom w:w="100" w:type="dxa"/>
              <w:right w:w="100" w:type="dxa"/>
            </w:tcMar>
            <w:vAlign w:val="center"/>
          </w:tcPr>
          <w:p w14:paraId="7BE7B98A"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c>
          <w:tcPr>
            <w:tcW w:w="1050" w:type="dxa"/>
            <w:shd w:val="clear" w:color="auto" w:fill="auto"/>
            <w:tcMar>
              <w:top w:w="100" w:type="dxa"/>
              <w:left w:w="100" w:type="dxa"/>
              <w:bottom w:w="100" w:type="dxa"/>
              <w:right w:w="100" w:type="dxa"/>
            </w:tcMar>
            <w:vAlign w:val="center"/>
          </w:tcPr>
          <w:p w14:paraId="03C5E9A2"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r>
      <w:tr w:rsidR="00070025" w14:paraId="51255F22" w14:textId="77777777">
        <w:trPr>
          <w:jc w:val="center"/>
        </w:trPr>
        <w:tc>
          <w:tcPr>
            <w:tcW w:w="5205" w:type="dxa"/>
            <w:shd w:val="clear" w:color="auto" w:fill="auto"/>
            <w:tcMar>
              <w:top w:w="100" w:type="dxa"/>
              <w:left w:w="100" w:type="dxa"/>
              <w:bottom w:w="100" w:type="dxa"/>
              <w:right w:w="100" w:type="dxa"/>
            </w:tcMar>
            <w:vAlign w:val="center"/>
          </w:tcPr>
          <w:p w14:paraId="5F522815"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Amazon shopping is that 'right from the convenience of y…</w:t>
            </w:r>
          </w:p>
        </w:tc>
        <w:tc>
          <w:tcPr>
            <w:tcW w:w="1095" w:type="dxa"/>
            <w:shd w:val="clear" w:color="auto" w:fill="auto"/>
            <w:tcMar>
              <w:top w:w="100" w:type="dxa"/>
              <w:left w:w="100" w:type="dxa"/>
              <w:bottom w:w="100" w:type="dxa"/>
              <w:right w:w="100" w:type="dxa"/>
            </w:tcMar>
            <w:vAlign w:val="center"/>
          </w:tcPr>
          <w:p w14:paraId="6DD89733"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c>
          <w:tcPr>
            <w:tcW w:w="1050" w:type="dxa"/>
            <w:shd w:val="clear" w:color="auto" w:fill="auto"/>
            <w:tcMar>
              <w:top w:w="100" w:type="dxa"/>
              <w:left w:w="100" w:type="dxa"/>
              <w:bottom w:w="100" w:type="dxa"/>
              <w:right w:w="100" w:type="dxa"/>
            </w:tcMar>
            <w:vAlign w:val="center"/>
          </w:tcPr>
          <w:p w14:paraId="292D7D1C"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r>
    </w:tbl>
    <w:p w14:paraId="21BF6B87"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Tabel 4.5 Pengujian menggunakan set data uji.</w:t>
      </w:r>
    </w:p>
    <w:p w14:paraId="478CDB28" w14:textId="77777777" w:rsidR="00070025" w:rsidRDefault="00070025">
      <w:pPr>
        <w:spacing w:after="0" w:line="360" w:lineRule="auto"/>
        <w:ind w:firstLine="720"/>
        <w:jc w:val="both"/>
        <w:rPr>
          <w:rFonts w:ascii="Times New Roman" w:eastAsia="Times New Roman" w:hAnsi="Times New Roman" w:cs="Times New Roman"/>
        </w:rPr>
      </w:pPr>
    </w:p>
    <w:p w14:paraId="01C06174" w14:textId="22E96B75"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Klasifikasi sentimen juga dilakukan menggunakan masukan berupa data ulasan baru yang tidak terdapat pada set data uji yang dimiliki. Adapun hasil pengujian tersebut dapat dilihat pada Tabel 4.</w:t>
      </w:r>
      <w:r w:rsidR="00F46000">
        <w:rPr>
          <w:rFonts w:ascii="Times New Roman" w:eastAsia="Times New Roman" w:hAnsi="Times New Roman" w:cs="Times New Roman"/>
        </w:rPr>
        <w:t>6</w:t>
      </w:r>
      <w:r>
        <w:rPr>
          <w:rFonts w:ascii="Times New Roman" w:eastAsia="Times New Roman" w:hAnsi="Times New Roman" w:cs="Times New Roman"/>
        </w:rPr>
        <w:t>.</w:t>
      </w:r>
    </w:p>
    <w:p w14:paraId="4C676366" w14:textId="77777777" w:rsidR="00070025" w:rsidRDefault="00070025">
      <w:pPr>
        <w:spacing w:after="0" w:line="360" w:lineRule="auto"/>
        <w:ind w:firstLine="720"/>
        <w:rPr>
          <w:rFonts w:ascii="Times New Roman" w:eastAsia="Times New Roman" w:hAnsi="Times New Roman" w:cs="Times New Roman"/>
        </w:rPr>
      </w:pPr>
    </w:p>
    <w:tbl>
      <w:tblPr>
        <w:tblStyle w:val="a9"/>
        <w:tblW w:w="73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0"/>
        <w:gridCol w:w="1155"/>
        <w:gridCol w:w="1065"/>
      </w:tblGrid>
      <w:tr w:rsidR="00070025" w14:paraId="10D9C2C8" w14:textId="77777777">
        <w:trPr>
          <w:jc w:val="center"/>
        </w:trPr>
        <w:tc>
          <w:tcPr>
            <w:tcW w:w="5160" w:type="dxa"/>
            <w:shd w:val="clear" w:color="auto" w:fill="auto"/>
            <w:tcMar>
              <w:top w:w="100" w:type="dxa"/>
              <w:left w:w="100" w:type="dxa"/>
              <w:bottom w:w="100" w:type="dxa"/>
              <w:right w:w="100" w:type="dxa"/>
            </w:tcMar>
            <w:vAlign w:val="center"/>
          </w:tcPr>
          <w:p w14:paraId="355D2C1B" w14:textId="77777777" w:rsidR="00070025" w:rsidRDefault="008B7CCE">
            <w:pPr>
              <w:widowControl w:val="0"/>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Teks</w:t>
            </w:r>
          </w:p>
        </w:tc>
        <w:tc>
          <w:tcPr>
            <w:tcW w:w="1155" w:type="dxa"/>
            <w:shd w:val="clear" w:color="auto" w:fill="auto"/>
            <w:tcMar>
              <w:top w:w="100" w:type="dxa"/>
              <w:left w:w="100" w:type="dxa"/>
              <w:bottom w:w="100" w:type="dxa"/>
              <w:right w:w="100" w:type="dxa"/>
            </w:tcMar>
            <w:vAlign w:val="center"/>
          </w:tcPr>
          <w:p w14:paraId="5271CF70" w14:textId="77777777" w:rsidR="00070025" w:rsidRDefault="008B7CCE">
            <w:pPr>
              <w:widowControl w:val="0"/>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Prediksi</w:t>
            </w:r>
          </w:p>
        </w:tc>
        <w:tc>
          <w:tcPr>
            <w:tcW w:w="1065" w:type="dxa"/>
            <w:shd w:val="clear" w:color="auto" w:fill="auto"/>
            <w:tcMar>
              <w:top w:w="100" w:type="dxa"/>
              <w:left w:w="100" w:type="dxa"/>
              <w:bottom w:w="100" w:type="dxa"/>
              <w:right w:w="100" w:type="dxa"/>
            </w:tcMar>
            <w:vAlign w:val="center"/>
          </w:tcPr>
          <w:p w14:paraId="732FEE66" w14:textId="77777777" w:rsidR="00070025" w:rsidRDefault="008B7CCE">
            <w:pPr>
              <w:widowControl w:val="0"/>
              <w:spacing w:after="0" w:line="360" w:lineRule="auto"/>
              <w:jc w:val="center"/>
              <w:rPr>
                <w:rFonts w:ascii="Times New Roman" w:eastAsia="Times New Roman" w:hAnsi="Times New Roman" w:cs="Times New Roman"/>
                <w:b/>
              </w:rPr>
            </w:pPr>
            <w:r>
              <w:rPr>
                <w:rFonts w:ascii="Times New Roman" w:eastAsia="Times New Roman" w:hAnsi="Times New Roman" w:cs="Times New Roman"/>
                <w:b/>
              </w:rPr>
              <w:t>Aktual</w:t>
            </w:r>
          </w:p>
        </w:tc>
      </w:tr>
      <w:tr w:rsidR="00070025" w14:paraId="756D2C53" w14:textId="77777777">
        <w:trPr>
          <w:jc w:val="center"/>
        </w:trPr>
        <w:tc>
          <w:tcPr>
            <w:tcW w:w="5160" w:type="dxa"/>
            <w:shd w:val="clear" w:color="auto" w:fill="auto"/>
            <w:tcMar>
              <w:top w:w="100" w:type="dxa"/>
              <w:left w:w="100" w:type="dxa"/>
              <w:bottom w:w="100" w:type="dxa"/>
              <w:right w:w="100" w:type="dxa"/>
            </w:tcMar>
            <w:vAlign w:val="center"/>
          </w:tcPr>
          <w:p w14:paraId="0D1232B9"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App never loads, need to use the website instead.</w:t>
            </w:r>
          </w:p>
        </w:tc>
        <w:tc>
          <w:tcPr>
            <w:tcW w:w="1155" w:type="dxa"/>
            <w:shd w:val="clear" w:color="auto" w:fill="auto"/>
            <w:tcMar>
              <w:top w:w="100" w:type="dxa"/>
              <w:left w:w="100" w:type="dxa"/>
              <w:bottom w:w="100" w:type="dxa"/>
              <w:right w:w="100" w:type="dxa"/>
            </w:tcMar>
            <w:vAlign w:val="center"/>
          </w:tcPr>
          <w:p w14:paraId="0E30A24D"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c>
          <w:tcPr>
            <w:tcW w:w="1065" w:type="dxa"/>
            <w:shd w:val="clear" w:color="auto" w:fill="auto"/>
            <w:tcMar>
              <w:top w:w="100" w:type="dxa"/>
              <w:left w:w="100" w:type="dxa"/>
              <w:bottom w:w="100" w:type="dxa"/>
              <w:right w:w="100" w:type="dxa"/>
            </w:tcMar>
            <w:vAlign w:val="center"/>
          </w:tcPr>
          <w:p w14:paraId="7ACF1533"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r>
      <w:tr w:rsidR="00070025" w14:paraId="39C4910A" w14:textId="77777777">
        <w:trPr>
          <w:jc w:val="center"/>
        </w:trPr>
        <w:tc>
          <w:tcPr>
            <w:tcW w:w="5160" w:type="dxa"/>
            <w:shd w:val="clear" w:color="auto" w:fill="auto"/>
            <w:tcMar>
              <w:top w:w="100" w:type="dxa"/>
              <w:left w:w="100" w:type="dxa"/>
              <w:bottom w:w="100" w:type="dxa"/>
              <w:right w:w="100" w:type="dxa"/>
            </w:tcMar>
            <w:vAlign w:val="center"/>
          </w:tcPr>
          <w:p w14:paraId="784A7472"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I shop amazing all the time absolutely love the app</w:t>
            </w:r>
          </w:p>
        </w:tc>
        <w:tc>
          <w:tcPr>
            <w:tcW w:w="1155" w:type="dxa"/>
            <w:shd w:val="clear" w:color="auto" w:fill="auto"/>
            <w:tcMar>
              <w:top w:w="100" w:type="dxa"/>
              <w:left w:w="100" w:type="dxa"/>
              <w:bottom w:w="100" w:type="dxa"/>
              <w:right w:w="100" w:type="dxa"/>
            </w:tcMar>
            <w:vAlign w:val="center"/>
          </w:tcPr>
          <w:p w14:paraId="5B6222D6"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c>
          <w:tcPr>
            <w:tcW w:w="1065" w:type="dxa"/>
            <w:shd w:val="clear" w:color="auto" w:fill="auto"/>
            <w:tcMar>
              <w:top w:w="100" w:type="dxa"/>
              <w:left w:w="100" w:type="dxa"/>
              <w:bottom w:w="100" w:type="dxa"/>
              <w:right w:w="100" w:type="dxa"/>
            </w:tcMar>
            <w:vAlign w:val="center"/>
          </w:tcPr>
          <w:p w14:paraId="5EDF5B75"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r>
      <w:tr w:rsidR="00070025" w14:paraId="5E131CA0" w14:textId="77777777">
        <w:trPr>
          <w:jc w:val="center"/>
        </w:trPr>
        <w:tc>
          <w:tcPr>
            <w:tcW w:w="5160" w:type="dxa"/>
            <w:shd w:val="clear" w:color="auto" w:fill="auto"/>
            <w:tcMar>
              <w:top w:w="100" w:type="dxa"/>
              <w:left w:w="100" w:type="dxa"/>
              <w:bottom w:w="100" w:type="dxa"/>
              <w:right w:w="100" w:type="dxa"/>
            </w:tcMar>
            <w:vAlign w:val="center"/>
          </w:tcPr>
          <w:p w14:paraId="44FCF7F0"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Great and excellent app for a secure shopping</w:t>
            </w:r>
          </w:p>
        </w:tc>
        <w:tc>
          <w:tcPr>
            <w:tcW w:w="1155" w:type="dxa"/>
            <w:shd w:val="clear" w:color="auto" w:fill="auto"/>
            <w:tcMar>
              <w:top w:w="100" w:type="dxa"/>
              <w:left w:w="100" w:type="dxa"/>
              <w:bottom w:w="100" w:type="dxa"/>
              <w:right w:w="100" w:type="dxa"/>
            </w:tcMar>
            <w:vAlign w:val="center"/>
          </w:tcPr>
          <w:p w14:paraId="37C07AB8"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c>
          <w:tcPr>
            <w:tcW w:w="1065" w:type="dxa"/>
            <w:shd w:val="clear" w:color="auto" w:fill="auto"/>
            <w:tcMar>
              <w:top w:w="100" w:type="dxa"/>
              <w:left w:w="100" w:type="dxa"/>
              <w:bottom w:w="100" w:type="dxa"/>
              <w:right w:w="100" w:type="dxa"/>
            </w:tcMar>
            <w:vAlign w:val="center"/>
          </w:tcPr>
          <w:p w14:paraId="6E30B816"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r>
      <w:tr w:rsidR="00070025" w14:paraId="59E8A1A7" w14:textId="77777777">
        <w:trPr>
          <w:jc w:val="center"/>
        </w:trPr>
        <w:tc>
          <w:tcPr>
            <w:tcW w:w="5160" w:type="dxa"/>
            <w:shd w:val="clear" w:color="auto" w:fill="auto"/>
            <w:tcMar>
              <w:top w:w="100" w:type="dxa"/>
              <w:left w:w="100" w:type="dxa"/>
              <w:bottom w:w="100" w:type="dxa"/>
              <w:right w:w="100" w:type="dxa"/>
            </w:tcMar>
            <w:vAlign w:val="center"/>
          </w:tcPr>
          <w:p w14:paraId="1E3E110D"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Frustrating considering you can’t purchase kindle books</w:t>
            </w:r>
          </w:p>
        </w:tc>
        <w:tc>
          <w:tcPr>
            <w:tcW w:w="1155" w:type="dxa"/>
            <w:shd w:val="clear" w:color="auto" w:fill="auto"/>
            <w:tcMar>
              <w:top w:w="100" w:type="dxa"/>
              <w:left w:w="100" w:type="dxa"/>
              <w:bottom w:w="100" w:type="dxa"/>
              <w:right w:w="100" w:type="dxa"/>
            </w:tcMar>
            <w:vAlign w:val="center"/>
          </w:tcPr>
          <w:p w14:paraId="4E20DAEA"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c>
          <w:tcPr>
            <w:tcW w:w="1065" w:type="dxa"/>
            <w:shd w:val="clear" w:color="auto" w:fill="auto"/>
            <w:tcMar>
              <w:top w:w="100" w:type="dxa"/>
              <w:left w:w="100" w:type="dxa"/>
              <w:bottom w:w="100" w:type="dxa"/>
              <w:right w:w="100" w:type="dxa"/>
            </w:tcMar>
            <w:vAlign w:val="center"/>
          </w:tcPr>
          <w:p w14:paraId="5D7B2FE1"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r>
      <w:tr w:rsidR="00070025" w14:paraId="5B796822" w14:textId="77777777">
        <w:trPr>
          <w:jc w:val="center"/>
        </w:trPr>
        <w:tc>
          <w:tcPr>
            <w:tcW w:w="5160" w:type="dxa"/>
            <w:shd w:val="clear" w:color="auto" w:fill="auto"/>
            <w:tcMar>
              <w:top w:w="100" w:type="dxa"/>
              <w:left w:w="100" w:type="dxa"/>
              <w:bottom w:w="100" w:type="dxa"/>
              <w:right w:w="100" w:type="dxa"/>
            </w:tcMar>
            <w:vAlign w:val="center"/>
          </w:tcPr>
          <w:p w14:paraId="4C8E787B" w14:textId="77777777" w:rsidR="00070025" w:rsidRPr="00300F3D" w:rsidRDefault="008B7CCE" w:rsidP="00300F3D">
            <w:pPr>
              <w:widowControl w:val="0"/>
              <w:spacing w:after="0" w:line="276" w:lineRule="auto"/>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You can find almost everything you need or want...</w:t>
            </w:r>
          </w:p>
        </w:tc>
        <w:tc>
          <w:tcPr>
            <w:tcW w:w="1155" w:type="dxa"/>
            <w:shd w:val="clear" w:color="auto" w:fill="auto"/>
            <w:tcMar>
              <w:top w:w="100" w:type="dxa"/>
              <w:left w:w="100" w:type="dxa"/>
              <w:bottom w:w="100" w:type="dxa"/>
              <w:right w:w="100" w:type="dxa"/>
            </w:tcMar>
            <w:vAlign w:val="center"/>
          </w:tcPr>
          <w:p w14:paraId="10B0E758"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c>
          <w:tcPr>
            <w:tcW w:w="1065" w:type="dxa"/>
            <w:shd w:val="clear" w:color="auto" w:fill="auto"/>
            <w:tcMar>
              <w:top w:w="100" w:type="dxa"/>
              <w:left w:w="100" w:type="dxa"/>
              <w:bottom w:w="100" w:type="dxa"/>
              <w:right w:w="100" w:type="dxa"/>
            </w:tcMar>
            <w:vAlign w:val="center"/>
          </w:tcPr>
          <w:p w14:paraId="6DA7DA95" w14:textId="77777777" w:rsidR="00070025" w:rsidRPr="00300F3D" w:rsidRDefault="008B7CCE" w:rsidP="00300F3D">
            <w:pPr>
              <w:widowControl w:val="0"/>
              <w:spacing w:after="0" w:line="276" w:lineRule="auto"/>
              <w:jc w:val="center"/>
              <w:rPr>
                <w:rFonts w:ascii="Times New Roman" w:eastAsia="Times New Roman" w:hAnsi="Times New Roman" w:cs="Times New Roman"/>
                <w:sz w:val="20"/>
                <w:szCs w:val="20"/>
              </w:rPr>
            </w:pPr>
            <w:r w:rsidRPr="00300F3D">
              <w:rPr>
                <w:rFonts w:ascii="Times New Roman" w:eastAsia="Times New Roman" w:hAnsi="Times New Roman" w:cs="Times New Roman"/>
                <w:sz w:val="20"/>
                <w:szCs w:val="20"/>
              </w:rPr>
              <w:t>1</w:t>
            </w:r>
          </w:p>
        </w:tc>
      </w:tr>
    </w:tbl>
    <w:p w14:paraId="5B9CD0AB"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Tabel 4.6 Pengujian menggunakan set data baru.</w:t>
      </w:r>
    </w:p>
    <w:p w14:paraId="29FE14AD" w14:textId="77777777" w:rsidR="00070025" w:rsidRDefault="00070025">
      <w:pPr>
        <w:spacing w:after="0" w:line="360" w:lineRule="auto"/>
        <w:rPr>
          <w:rFonts w:ascii="Times New Roman" w:eastAsia="Times New Roman" w:hAnsi="Times New Roman" w:cs="Times New Roman"/>
          <w:b/>
        </w:rPr>
      </w:pPr>
    </w:p>
    <w:p w14:paraId="136C018C" w14:textId="77777777" w:rsidR="00070025" w:rsidRDefault="008B7CCE">
      <w:p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t>4.9 Evaluasi Hasil</w:t>
      </w:r>
    </w:p>
    <w:p w14:paraId="31842363"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Model yang telah dilatih dan diuji perlu dievaluasi untuk menghitung performa klasifikasi yang dihasilkan. Proses evaluasi dari model dilakukan menggunakan </w:t>
      </w:r>
      <w:r>
        <w:rPr>
          <w:rFonts w:ascii="Times New Roman" w:eastAsia="Times New Roman" w:hAnsi="Times New Roman" w:cs="Times New Roman"/>
          <w:i/>
        </w:rPr>
        <w:t>confusion matrix</w:t>
      </w:r>
      <w:r>
        <w:rPr>
          <w:rFonts w:ascii="Times New Roman" w:eastAsia="Times New Roman" w:hAnsi="Times New Roman" w:cs="Times New Roman"/>
        </w:rPr>
        <w:t xml:space="preserve">. Performa pengklasifikasi dapat dilihat setelah mengetahui besarnya nilai akurasi, </w:t>
      </w:r>
      <w:r>
        <w:rPr>
          <w:rFonts w:ascii="Times New Roman" w:eastAsia="Times New Roman" w:hAnsi="Times New Roman" w:cs="Times New Roman"/>
          <w:i/>
        </w:rPr>
        <w:t>precision</w:t>
      </w:r>
      <w:r>
        <w:rPr>
          <w:rFonts w:ascii="Times New Roman" w:eastAsia="Times New Roman" w:hAnsi="Times New Roman" w:cs="Times New Roman"/>
        </w:rPr>
        <w:t xml:space="preserve">, </w:t>
      </w:r>
      <w:r>
        <w:rPr>
          <w:rFonts w:ascii="Times New Roman" w:eastAsia="Times New Roman" w:hAnsi="Times New Roman" w:cs="Times New Roman"/>
          <w:i/>
        </w:rPr>
        <w:t>recall</w:t>
      </w:r>
      <w:r>
        <w:rPr>
          <w:rFonts w:ascii="Times New Roman" w:eastAsia="Times New Roman" w:hAnsi="Times New Roman" w:cs="Times New Roman"/>
        </w:rPr>
        <w:t xml:space="preserve">, dan </w:t>
      </w:r>
      <w:r>
        <w:rPr>
          <w:rFonts w:ascii="Times New Roman" w:eastAsia="Times New Roman" w:hAnsi="Times New Roman" w:cs="Times New Roman"/>
          <w:i/>
        </w:rPr>
        <w:t>f1-score</w:t>
      </w:r>
      <w:r>
        <w:rPr>
          <w:rFonts w:ascii="Times New Roman" w:eastAsia="Times New Roman" w:hAnsi="Times New Roman" w:cs="Times New Roman"/>
        </w:rPr>
        <w:t xml:space="preserve"> yang dihitung menggunakan nilai </w:t>
      </w:r>
      <w:r>
        <w:rPr>
          <w:rFonts w:ascii="Times New Roman" w:eastAsia="Times New Roman" w:hAnsi="Times New Roman" w:cs="Times New Roman"/>
          <w:i/>
        </w:rPr>
        <w:t>true positive</w:t>
      </w:r>
      <w:r>
        <w:rPr>
          <w:rFonts w:ascii="Times New Roman" w:eastAsia="Times New Roman" w:hAnsi="Times New Roman" w:cs="Times New Roman"/>
        </w:rPr>
        <w:t xml:space="preserve"> (TP), </w:t>
      </w:r>
      <w:r>
        <w:rPr>
          <w:rFonts w:ascii="Times New Roman" w:eastAsia="Times New Roman" w:hAnsi="Times New Roman" w:cs="Times New Roman"/>
          <w:i/>
        </w:rPr>
        <w:t>true negative</w:t>
      </w:r>
      <w:r>
        <w:rPr>
          <w:rFonts w:ascii="Times New Roman" w:eastAsia="Times New Roman" w:hAnsi="Times New Roman" w:cs="Times New Roman"/>
        </w:rPr>
        <w:t xml:space="preserve"> (TN), </w:t>
      </w:r>
      <w:r>
        <w:rPr>
          <w:rFonts w:ascii="Times New Roman" w:eastAsia="Times New Roman" w:hAnsi="Times New Roman" w:cs="Times New Roman"/>
          <w:i/>
        </w:rPr>
        <w:t>false positive</w:t>
      </w:r>
      <w:r>
        <w:rPr>
          <w:rFonts w:ascii="Times New Roman" w:eastAsia="Times New Roman" w:hAnsi="Times New Roman" w:cs="Times New Roman"/>
        </w:rPr>
        <w:t xml:space="preserve"> (FP), false negative (FN) dari </w:t>
      </w:r>
      <w:r>
        <w:rPr>
          <w:rFonts w:ascii="Times New Roman" w:eastAsia="Times New Roman" w:hAnsi="Times New Roman" w:cs="Times New Roman"/>
          <w:i/>
        </w:rPr>
        <w:t>confusion matrix</w:t>
      </w:r>
      <w:r>
        <w:rPr>
          <w:rFonts w:ascii="Times New Roman" w:eastAsia="Times New Roman" w:hAnsi="Times New Roman" w:cs="Times New Roman"/>
        </w:rPr>
        <w:t xml:space="preserve">. Performa model yang baik ditentukan dengan besarnya nilai-nilai tersebut, semakin besar maka semakin baik. </w:t>
      </w:r>
      <w:r>
        <w:rPr>
          <w:rFonts w:ascii="Times New Roman" w:eastAsia="Times New Roman" w:hAnsi="Times New Roman" w:cs="Times New Roman"/>
          <w:i/>
        </w:rPr>
        <w:t>Confusion matrix</w:t>
      </w:r>
      <w:r>
        <w:rPr>
          <w:rFonts w:ascii="Times New Roman" w:eastAsia="Times New Roman" w:hAnsi="Times New Roman" w:cs="Times New Roman"/>
        </w:rPr>
        <w:t xml:space="preserve"> yang dihasilkan dari setiap model dapat dilihat pada Gambar 4.14.</w:t>
      </w:r>
    </w:p>
    <w:p w14:paraId="354E6A67"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DD035B5" wp14:editId="67A9508B">
            <wp:extent cx="5023767" cy="433921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5023767" cy="4339210"/>
                    </a:xfrm>
                    <a:prstGeom prst="rect">
                      <a:avLst/>
                    </a:prstGeom>
                    <a:ln/>
                  </pic:spPr>
                </pic:pic>
              </a:graphicData>
            </a:graphic>
          </wp:inline>
        </w:drawing>
      </w:r>
    </w:p>
    <w:p w14:paraId="1C54B84D"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4.1</w:t>
      </w:r>
      <w:r w:rsidR="00DF23AA">
        <w:rPr>
          <w:rFonts w:ascii="Times New Roman" w:eastAsia="Times New Roman" w:hAnsi="Times New Roman" w:cs="Times New Roman"/>
        </w:rPr>
        <w:t>4</w:t>
      </w:r>
      <w:r>
        <w:rPr>
          <w:rFonts w:ascii="Times New Roman" w:eastAsia="Times New Roman" w:hAnsi="Times New Roman" w:cs="Times New Roman"/>
        </w:rPr>
        <w:t xml:space="preserve"> </w:t>
      </w:r>
      <w:r>
        <w:rPr>
          <w:rFonts w:ascii="Times New Roman" w:eastAsia="Times New Roman" w:hAnsi="Times New Roman" w:cs="Times New Roman"/>
          <w:i/>
        </w:rPr>
        <w:t>Confusion matrix</w:t>
      </w:r>
      <w:r>
        <w:rPr>
          <w:rFonts w:ascii="Times New Roman" w:eastAsia="Times New Roman" w:hAnsi="Times New Roman" w:cs="Times New Roman"/>
        </w:rPr>
        <w:t xml:space="preserve"> untuk setiap model Naive Bayes.</w:t>
      </w:r>
    </w:p>
    <w:p w14:paraId="792F355D" w14:textId="77777777" w:rsidR="00070025" w:rsidRDefault="00070025">
      <w:pPr>
        <w:spacing w:after="0" w:line="360" w:lineRule="auto"/>
        <w:rPr>
          <w:rFonts w:ascii="Times New Roman" w:eastAsia="Times New Roman" w:hAnsi="Times New Roman" w:cs="Times New Roman"/>
        </w:rPr>
      </w:pPr>
    </w:p>
    <w:p w14:paraId="231F375C"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Nilai TP, TN, FP, FN yang didapatkan dari </w:t>
      </w:r>
      <w:r>
        <w:rPr>
          <w:rFonts w:ascii="Times New Roman" w:eastAsia="Times New Roman" w:hAnsi="Times New Roman" w:cs="Times New Roman"/>
          <w:i/>
        </w:rPr>
        <w:t>confusion matrix</w:t>
      </w:r>
      <w:r>
        <w:rPr>
          <w:rFonts w:ascii="Times New Roman" w:eastAsia="Times New Roman" w:hAnsi="Times New Roman" w:cs="Times New Roman"/>
        </w:rPr>
        <w:t xml:space="preserve"> setiap model selanjutnya digunakan untuk menghitung nilai akurasi, </w:t>
      </w:r>
      <w:r>
        <w:rPr>
          <w:rFonts w:ascii="Times New Roman" w:eastAsia="Times New Roman" w:hAnsi="Times New Roman" w:cs="Times New Roman"/>
          <w:i/>
        </w:rPr>
        <w:t>precision</w:t>
      </w:r>
      <w:r>
        <w:rPr>
          <w:rFonts w:ascii="Times New Roman" w:eastAsia="Times New Roman" w:hAnsi="Times New Roman" w:cs="Times New Roman"/>
        </w:rPr>
        <w:t xml:space="preserve">, </w:t>
      </w:r>
      <w:r>
        <w:rPr>
          <w:rFonts w:ascii="Times New Roman" w:eastAsia="Times New Roman" w:hAnsi="Times New Roman" w:cs="Times New Roman"/>
          <w:i/>
        </w:rPr>
        <w:t>recall</w:t>
      </w:r>
      <w:r>
        <w:rPr>
          <w:rFonts w:ascii="Times New Roman" w:eastAsia="Times New Roman" w:hAnsi="Times New Roman" w:cs="Times New Roman"/>
        </w:rPr>
        <w:t xml:space="preserve">, dan </w:t>
      </w:r>
      <w:r>
        <w:rPr>
          <w:rFonts w:ascii="Times New Roman" w:eastAsia="Times New Roman" w:hAnsi="Times New Roman" w:cs="Times New Roman"/>
          <w:i/>
        </w:rPr>
        <w:t>f1-score</w:t>
      </w:r>
      <w:r>
        <w:rPr>
          <w:rFonts w:ascii="Times New Roman" w:eastAsia="Times New Roman" w:hAnsi="Times New Roman" w:cs="Times New Roman"/>
        </w:rPr>
        <w:t xml:space="preserve">. Setelah melalui proses perhitungan, akurasi tertinggi dari keempat algoritma Naive Bayes yang didapatkan adalah sebesar 86.74% dengan menggunakan Multinomial Naive Bayes. Sedangkan Gaussian Naive Bayes menghasilkan akurasi terkecil, yaitu 69.07%. Rata-rata keempat model Naive Bayes menghasilkan akurasi, </w:t>
      </w:r>
      <w:r>
        <w:rPr>
          <w:rFonts w:ascii="Times New Roman" w:eastAsia="Times New Roman" w:hAnsi="Times New Roman" w:cs="Times New Roman"/>
          <w:i/>
        </w:rPr>
        <w:t>precision</w:t>
      </w:r>
      <w:r>
        <w:rPr>
          <w:rFonts w:ascii="Times New Roman" w:eastAsia="Times New Roman" w:hAnsi="Times New Roman" w:cs="Times New Roman"/>
        </w:rPr>
        <w:t xml:space="preserve">, </w:t>
      </w:r>
      <w:r>
        <w:rPr>
          <w:rFonts w:ascii="Times New Roman" w:eastAsia="Times New Roman" w:hAnsi="Times New Roman" w:cs="Times New Roman"/>
          <w:i/>
        </w:rPr>
        <w:t>recall</w:t>
      </w:r>
      <w:r>
        <w:rPr>
          <w:rFonts w:ascii="Times New Roman" w:eastAsia="Times New Roman" w:hAnsi="Times New Roman" w:cs="Times New Roman"/>
        </w:rPr>
        <w:t xml:space="preserve"> dan </w:t>
      </w:r>
      <w:r>
        <w:rPr>
          <w:rFonts w:ascii="Times New Roman" w:eastAsia="Times New Roman" w:hAnsi="Times New Roman" w:cs="Times New Roman"/>
          <w:i/>
        </w:rPr>
        <w:t>f1-score</w:t>
      </w:r>
      <w:r>
        <w:rPr>
          <w:rFonts w:ascii="Times New Roman" w:eastAsia="Times New Roman" w:hAnsi="Times New Roman" w:cs="Times New Roman"/>
        </w:rPr>
        <w:t xml:space="preserve"> masing-masing sebesar 82.15%, 72.25%, 83.49% dan 77.41%. Berikut adalah perbandingan performa klasifikasi dari keempat model.</w:t>
      </w:r>
    </w:p>
    <w:p w14:paraId="7F9B8096"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583E4FF" wp14:editId="0FF4F82F">
            <wp:extent cx="4471317" cy="3492500"/>
            <wp:effectExtent l="12700" t="12700" r="12700" b="12700"/>
            <wp:docPr id="24" name="image27.png" descr="Chart"/>
            <wp:cNvGraphicFramePr/>
            <a:graphic xmlns:a="http://schemas.openxmlformats.org/drawingml/2006/main">
              <a:graphicData uri="http://schemas.openxmlformats.org/drawingml/2006/picture">
                <pic:pic xmlns:pic="http://schemas.openxmlformats.org/drawingml/2006/picture">
                  <pic:nvPicPr>
                    <pic:cNvPr id="0" name="image27.png" descr="Chart"/>
                    <pic:cNvPicPr preferRelativeResize="0"/>
                  </pic:nvPicPr>
                  <pic:blipFill>
                    <a:blip r:embed="rId36"/>
                    <a:srcRect/>
                    <a:stretch>
                      <a:fillRect/>
                    </a:stretch>
                  </pic:blipFill>
                  <pic:spPr>
                    <a:xfrm>
                      <a:off x="0" y="0"/>
                      <a:ext cx="4471317" cy="3492500"/>
                    </a:xfrm>
                    <a:prstGeom prst="rect">
                      <a:avLst/>
                    </a:prstGeom>
                    <a:ln w="12700">
                      <a:solidFill>
                        <a:srgbClr val="000000"/>
                      </a:solidFill>
                      <a:prstDash val="solid"/>
                    </a:ln>
                  </pic:spPr>
                </pic:pic>
              </a:graphicData>
            </a:graphic>
          </wp:inline>
        </w:drawing>
      </w:r>
    </w:p>
    <w:p w14:paraId="0BA0F53A"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4.15 Perbandingan performa klasifikasi algoritma Naive Bayes.</w:t>
      </w:r>
    </w:p>
    <w:p w14:paraId="38EC79ED" w14:textId="77777777" w:rsidR="00070025" w:rsidRDefault="00070025">
      <w:pPr>
        <w:spacing w:after="0" w:line="360" w:lineRule="auto"/>
        <w:rPr>
          <w:rFonts w:ascii="Times New Roman" w:eastAsia="Times New Roman" w:hAnsi="Times New Roman" w:cs="Times New Roman"/>
          <w:b/>
        </w:rPr>
      </w:pPr>
    </w:p>
    <w:p w14:paraId="630E5A5A" w14:textId="77777777" w:rsidR="00070025" w:rsidRDefault="008B7CCE">
      <w:pPr>
        <w:spacing w:after="0" w:line="360" w:lineRule="auto"/>
        <w:rPr>
          <w:rFonts w:ascii="Times New Roman" w:eastAsia="Times New Roman" w:hAnsi="Times New Roman" w:cs="Times New Roman"/>
          <w:b/>
        </w:rPr>
      </w:pPr>
      <w:r>
        <w:rPr>
          <w:rFonts w:ascii="Times New Roman" w:eastAsia="Times New Roman" w:hAnsi="Times New Roman" w:cs="Times New Roman"/>
          <w:b/>
        </w:rPr>
        <w:t>4.10 Hasil Percobaan Peningkatan Akurasi Model</w:t>
      </w:r>
    </w:p>
    <w:p w14:paraId="38AD260F"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Setelah mendapatkan hasil evaluasi keempat model Naive Bayes, didapatkan model dengan nilai akurasi terbesar, yaitu Multinomial Naive Bayes sebesar 86.74%. Model tersebut kemudian akan dilakukan proses lanjutan untuk percobaan peningkatan akurasinya.</w:t>
      </w:r>
    </w:p>
    <w:p w14:paraId="6599CE7C" w14:textId="77777777" w:rsidR="00070025" w:rsidRDefault="00070025">
      <w:pPr>
        <w:spacing w:after="0" w:line="360" w:lineRule="auto"/>
        <w:rPr>
          <w:rFonts w:ascii="Times New Roman" w:eastAsia="Times New Roman" w:hAnsi="Times New Roman" w:cs="Times New Roman"/>
          <w:b/>
        </w:rPr>
      </w:pPr>
    </w:p>
    <w:p w14:paraId="58935E5C" w14:textId="77777777" w:rsidR="00070025" w:rsidRDefault="008B7CCE">
      <w:pPr>
        <w:spacing w:after="0" w:line="360" w:lineRule="auto"/>
        <w:rPr>
          <w:rFonts w:ascii="Times New Roman" w:eastAsia="Times New Roman" w:hAnsi="Times New Roman" w:cs="Times New Roman"/>
          <w:b/>
        </w:rPr>
      </w:pPr>
      <w:r>
        <w:rPr>
          <w:rFonts w:ascii="Times New Roman" w:eastAsia="Times New Roman" w:hAnsi="Times New Roman" w:cs="Times New Roman"/>
          <w:b/>
        </w:rPr>
        <w:t>4.10.1 Klasifikasi Menggunakan TF-IDF</w:t>
      </w:r>
    </w:p>
    <w:p w14:paraId="2897DE2B" w14:textId="135B608A"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Percobaan peningkatan akurasi model yang pertama dilakukan dengan menggunakan pembobotan TF-IDF untuk melakukan ekstraksi fitur yang sebelumnya dilakukan menggunakan metode </w:t>
      </w:r>
      <w:r>
        <w:rPr>
          <w:rFonts w:ascii="Times New Roman" w:eastAsia="Times New Roman" w:hAnsi="Times New Roman" w:cs="Times New Roman"/>
          <w:i/>
        </w:rPr>
        <w:t>Bag-of-Word</w:t>
      </w:r>
      <w:r>
        <w:rPr>
          <w:rFonts w:ascii="Times New Roman" w:eastAsia="Times New Roman" w:hAnsi="Times New Roman" w:cs="Times New Roman"/>
        </w:rPr>
        <w:t xml:space="preserve">. Setelah membandingkan kedua teknik ekstraksi fitur, didapatkan akurasi Multinomial NB dengan menggunakan seleksi fitur TF-IDF menghasilkan akurasi sebesar </w:t>
      </w:r>
      <w:r>
        <w:rPr>
          <w:rFonts w:ascii="Times New Roman" w:eastAsia="Times New Roman" w:hAnsi="Times New Roman" w:cs="Times New Roman"/>
          <w:color w:val="212121"/>
          <w:sz w:val="20"/>
          <w:szCs w:val="20"/>
        </w:rPr>
        <w:t>88.37%</w:t>
      </w:r>
      <w:r>
        <w:rPr>
          <w:rFonts w:ascii="Times New Roman" w:eastAsia="Times New Roman" w:hAnsi="Times New Roman" w:cs="Times New Roman"/>
        </w:rPr>
        <w:t xml:space="preserve">, lebih besar dibandingkan metode </w:t>
      </w:r>
      <w:r>
        <w:rPr>
          <w:rFonts w:ascii="Times New Roman" w:eastAsia="Times New Roman" w:hAnsi="Times New Roman" w:cs="Times New Roman"/>
          <w:i/>
        </w:rPr>
        <w:t>Bag-of-Word</w:t>
      </w:r>
      <w:r>
        <w:rPr>
          <w:rFonts w:ascii="Times New Roman" w:eastAsia="Times New Roman" w:hAnsi="Times New Roman" w:cs="Times New Roman"/>
        </w:rPr>
        <w:t xml:space="preserve"> yang sebesar 86.74%. Gambar 4.1</w:t>
      </w:r>
      <w:r w:rsidR="008B1440">
        <w:rPr>
          <w:rFonts w:ascii="Times New Roman" w:eastAsia="Times New Roman" w:hAnsi="Times New Roman" w:cs="Times New Roman"/>
        </w:rPr>
        <w:t>6</w:t>
      </w:r>
      <w:r>
        <w:rPr>
          <w:rFonts w:ascii="Times New Roman" w:eastAsia="Times New Roman" w:hAnsi="Times New Roman" w:cs="Times New Roman"/>
        </w:rPr>
        <w:t xml:space="preserve"> Menunjukkan data perbandingan nilai akurasi, </w:t>
      </w:r>
      <w:r>
        <w:rPr>
          <w:rFonts w:ascii="Times New Roman" w:eastAsia="Times New Roman" w:hAnsi="Times New Roman" w:cs="Times New Roman"/>
          <w:i/>
        </w:rPr>
        <w:t>precision</w:t>
      </w:r>
      <w:r>
        <w:rPr>
          <w:rFonts w:ascii="Times New Roman" w:eastAsia="Times New Roman" w:hAnsi="Times New Roman" w:cs="Times New Roman"/>
        </w:rPr>
        <w:t xml:space="preserve">, </w:t>
      </w:r>
      <w:r>
        <w:rPr>
          <w:rFonts w:ascii="Times New Roman" w:eastAsia="Times New Roman" w:hAnsi="Times New Roman" w:cs="Times New Roman"/>
          <w:i/>
        </w:rPr>
        <w:t>recall</w:t>
      </w:r>
      <w:r>
        <w:rPr>
          <w:rFonts w:ascii="Times New Roman" w:eastAsia="Times New Roman" w:hAnsi="Times New Roman" w:cs="Times New Roman"/>
        </w:rPr>
        <w:t xml:space="preserve">, dan </w:t>
      </w:r>
      <w:r>
        <w:rPr>
          <w:rFonts w:ascii="Times New Roman" w:eastAsia="Times New Roman" w:hAnsi="Times New Roman" w:cs="Times New Roman"/>
          <w:i/>
        </w:rPr>
        <w:t xml:space="preserve">f1-score </w:t>
      </w:r>
      <w:r>
        <w:rPr>
          <w:rFonts w:ascii="Times New Roman" w:eastAsia="Times New Roman" w:hAnsi="Times New Roman" w:cs="Times New Roman"/>
        </w:rPr>
        <w:t>untuk kedua teknik ekstraksi fitur dengan model Multinomial NB.</w:t>
      </w:r>
    </w:p>
    <w:p w14:paraId="6532DCEE" w14:textId="77777777" w:rsidR="00070025" w:rsidRDefault="00070025">
      <w:pPr>
        <w:spacing w:after="0" w:line="360" w:lineRule="auto"/>
        <w:rPr>
          <w:rFonts w:ascii="Times New Roman" w:eastAsia="Times New Roman" w:hAnsi="Times New Roman" w:cs="Times New Roman"/>
        </w:rPr>
      </w:pPr>
    </w:p>
    <w:p w14:paraId="6B5270F9" w14:textId="77777777" w:rsidR="00070025" w:rsidRDefault="008B7CCE">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43E1EBFB" wp14:editId="4D26CBE8">
            <wp:extent cx="4330857" cy="2705100"/>
            <wp:effectExtent l="12700" t="12700" r="12700" b="12700"/>
            <wp:docPr id="25" name="image22.png" descr="Chart"/>
            <wp:cNvGraphicFramePr/>
            <a:graphic xmlns:a="http://schemas.openxmlformats.org/drawingml/2006/main">
              <a:graphicData uri="http://schemas.openxmlformats.org/drawingml/2006/picture">
                <pic:pic xmlns:pic="http://schemas.openxmlformats.org/drawingml/2006/picture">
                  <pic:nvPicPr>
                    <pic:cNvPr id="0" name="image22.png" descr="Chart"/>
                    <pic:cNvPicPr preferRelativeResize="0"/>
                  </pic:nvPicPr>
                  <pic:blipFill>
                    <a:blip r:embed="rId37"/>
                    <a:srcRect/>
                    <a:stretch>
                      <a:fillRect/>
                    </a:stretch>
                  </pic:blipFill>
                  <pic:spPr>
                    <a:xfrm>
                      <a:off x="0" y="0"/>
                      <a:ext cx="4330857" cy="2705100"/>
                    </a:xfrm>
                    <a:prstGeom prst="rect">
                      <a:avLst/>
                    </a:prstGeom>
                    <a:ln w="12700">
                      <a:solidFill>
                        <a:srgbClr val="000000"/>
                      </a:solidFill>
                      <a:prstDash val="solid"/>
                    </a:ln>
                  </pic:spPr>
                </pic:pic>
              </a:graphicData>
            </a:graphic>
          </wp:inline>
        </w:drawing>
      </w:r>
    </w:p>
    <w:p w14:paraId="54C4EA7B"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4.16</w:t>
      </w:r>
      <w:r>
        <w:rPr>
          <w:rFonts w:ascii="Times New Roman" w:eastAsia="Times New Roman" w:hAnsi="Times New Roman" w:cs="Times New Roman"/>
          <w:b/>
        </w:rPr>
        <w:t xml:space="preserve"> </w:t>
      </w:r>
      <w:r>
        <w:rPr>
          <w:rFonts w:ascii="Times New Roman" w:eastAsia="Times New Roman" w:hAnsi="Times New Roman" w:cs="Times New Roman"/>
        </w:rPr>
        <w:t>Perbandingan performa teknik ekstraksi fitur untuk model Multinomial NB.</w:t>
      </w:r>
    </w:p>
    <w:p w14:paraId="21644B6D" w14:textId="77777777" w:rsidR="00070025" w:rsidRDefault="00070025">
      <w:pPr>
        <w:spacing w:after="0" w:line="360" w:lineRule="auto"/>
        <w:jc w:val="center"/>
        <w:rPr>
          <w:rFonts w:ascii="Times New Roman" w:eastAsia="Times New Roman" w:hAnsi="Times New Roman" w:cs="Times New Roman"/>
        </w:rPr>
      </w:pPr>
    </w:p>
    <w:p w14:paraId="1FAE46CD"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Model Bernoulli dan Complement NB juga mengalami peningkatan akurasi masing-masing menjadi 86.98% dan 88.37% dari nilai akurasi sebelumnya sebesar 86.51%, dan 86.74%. Namun, terdapat pengurangan akurasi pada model Gaussian NB yang sebelumnya sebesar 69.07% menjadi 67.23%. Model Multinomial NB kembali mendapatkan nilai akurasi terbesar diantara keempat model menggunakan pembobotan TF-IDF yaitu sebesar 88.37%. </w:t>
      </w:r>
    </w:p>
    <w:p w14:paraId="7BDEF4C5" w14:textId="77777777" w:rsidR="00070025" w:rsidRDefault="00070025">
      <w:pPr>
        <w:spacing w:after="0" w:line="360" w:lineRule="auto"/>
        <w:jc w:val="center"/>
        <w:rPr>
          <w:rFonts w:ascii="Times New Roman" w:eastAsia="Times New Roman" w:hAnsi="Times New Roman" w:cs="Times New Roman"/>
          <w:b/>
        </w:rPr>
      </w:pPr>
    </w:p>
    <w:p w14:paraId="336122A7" w14:textId="77777777" w:rsidR="00070025" w:rsidRDefault="008B7CCE">
      <w:pPr>
        <w:spacing w:after="0" w:line="360" w:lineRule="auto"/>
        <w:rPr>
          <w:rFonts w:ascii="Times New Roman" w:eastAsia="Times New Roman" w:hAnsi="Times New Roman" w:cs="Times New Roman"/>
        </w:rPr>
      </w:pPr>
      <w:r>
        <w:rPr>
          <w:rFonts w:ascii="Times New Roman" w:eastAsia="Times New Roman" w:hAnsi="Times New Roman" w:cs="Times New Roman"/>
          <w:b/>
        </w:rPr>
        <w:t xml:space="preserve">4.10.2 Klasifikasi Menggunakan n-gram yang Berbeda </w:t>
      </w:r>
    </w:p>
    <w:p w14:paraId="307B2887" w14:textId="77777777" w:rsidR="00070025" w:rsidRDefault="008B7CCE">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ab/>
        <w:t xml:space="preserve"> Model Multinomial NB diuji kembali menggunakan n-gram yang berbeda saat melakukan ekstraksi fitur, token-token dibagi menjadi 1-gram (</w:t>
      </w:r>
      <w:r>
        <w:rPr>
          <w:rFonts w:ascii="Times New Roman" w:eastAsia="Times New Roman" w:hAnsi="Times New Roman" w:cs="Times New Roman"/>
          <w:i/>
        </w:rPr>
        <w:t>unigram)</w:t>
      </w:r>
      <w:r>
        <w:rPr>
          <w:rFonts w:ascii="Times New Roman" w:eastAsia="Times New Roman" w:hAnsi="Times New Roman" w:cs="Times New Roman"/>
        </w:rPr>
        <w:t>, 2-gram (</w:t>
      </w:r>
      <w:r>
        <w:rPr>
          <w:rFonts w:ascii="Times New Roman" w:eastAsia="Times New Roman" w:hAnsi="Times New Roman" w:cs="Times New Roman"/>
          <w:i/>
        </w:rPr>
        <w:t>bigram)</w:t>
      </w:r>
      <w:r>
        <w:rPr>
          <w:rFonts w:ascii="Times New Roman" w:eastAsia="Times New Roman" w:hAnsi="Times New Roman" w:cs="Times New Roman"/>
        </w:rPr>
        <w:t>, dan 3-gram (</w:t>
      </w:r>
      <w:r>
        <w:rPr>
          <w:rFonts w:ascii="Times New Roman" w:eastAsia="Times New Roman" w:hAnsi="Times New Roman" w:cs="Times New Roman"/>
          <w:i/>
        </w:rPr>
        <w:t>trigram</w:t>
      </w:r>
      <w:r>
        <w:rPr>
          <w:rFonts w:ascii="Times New Roman" w:eastAsia="Times New Roman" w:hAnsi="Times New Roman" w:cs="Times New Roman"/>
        </w:rPr>
        <w:t xml:space="preserve">). Pendefinisian n-gram yang digunakan dapat dilakukan dengan merubah parameter </w:t>
      </w:r>
      <w:r>
        <w:rPr>
          <w:rFonts w:ascii="Times New Roman" w:eastAsia="Times New Roman" w:hAnsi="Times New Roman" w:cs="Times New Roman"/>
          <w:i/>
        </w:rPr>
        <w:t>ngram_</w:t>
      </w:r>
      <w:proofErr w:type="gramStart"/>
      <w:r>
        <w:rPr>
          <w:rFonts w:ascii="Times New Roman" w:eastAsia="Times New Roman" w:hAnsi="Times New Roman" w:cs="Times New Roman"/>
          <w:i/>
        </w:rPr>
        <w:t>range(</w:t>
      </w:r>
      <w:proofErr w:type="gramEnd"/>
      <w:r>
        <w:rPr>
          <w:rFonts w:ascii="Times New Roman" w:eastAsia="Times New Roman" w:hAnsi="Times New Roman" w:cs="Times New Roman"/>
          <w:i/>
        </w:rPr>
        <w:t>)</w:t>
      </w:r>
      <w:r>
        <w:rPr>
          <w:rFonts w:ascii="Times New Roman" w:eastAsia="Times New Roman" w:hAnsi="Times New Roman" w:cs="Times New Roman"/>
        </w:rPr>
        <w:t xml:space="preserve"> dengan batas bawah dan batas atas kisaran nilai n-gram. Misalnya </w:t>
      </w:r>
      <w:r>
        <w:rPr>
          <w:rFonts w:ascii="Times New Roman" w:eastAsia="Times New Roman" w:hAnsi="Times New Roman" w:cs="Times New Roman"/>
          <w:i/>
        </w:rPr>
        <w:t xml:space="preserve">ngram_range </w:t>
      </w:r>
      <w:r>
        <w:rPr>
          <w:rFonts w:ascii="Times New Roman" w:eastAsia="Times New Roman" w:hAnsi="Times New Roman" w:cs="Times New Roman"/>
        </w:rPr>
        <w:t xml:space="preserve">yang bernilai (1, 1) berarti hanya </w:t>
      </w:r>
      <w:r>
        <w:rPr>
          <w:rFonts w:ascii="Times New Roman" w:eastAsia="Times New Roman" w:hAnsi="Times New Roman" w:cs="Times New Roman"/>
          <w:i/>
        </w:rPr>
        <w:t>unigram</w:t>
      </w:r>
      <w:r>
        <w:rPr>
          <w:rFonts w:ascii="Times New Roman" w:eastAsia="Times New Roman" w:hAnsi="Times New Roman" w:cs="Times New Roman"/>
        </w:rPr>
        <w:t xml:space="preserve">, (2, 2) berarti </w:t>
      </w:r>
      <w:r>
        <w:rPr>
          <w:rFonts w:ascii="Times New Roman" w:eastAsia="Times New Roman" w:hAnsi="Times New Roman" w:cs="Times New Roman"/>
          <w:i/>
        </w:rPr>
        <w:t>bigram</w:t>
      </w:r>
      <w:r>
        <w:rPr>
          <w:rFonts w:ascii="Times New Roman" w:eastAsia="Times New Roman" w:hAnsi="Times New Roman" w:cs="Times New Roman"/>
        </w:rPr>
        <w:t xml:space="preserve">, dan (3, 3) berarti hanya </w:t>
      </w:r>
      <w:r>
        <w:rPr>
          <w:rFonts w:ascii="Times New Roman" w:eastAsia="Times New Roman" w:hAnsi="Times New Roman" w:cs="Times New Roman"/>
          <w:i/>
        </w:rPr>
        <w:t>trigram</w:t>
      </w:r>
      <w:r>
        <w:rPr>
          <w:rFonts w:ascii="Times New Roman" w:eastAsia="Times New Roman" w:hAnsi="Times New Roman" w:cs="Times New Roman"/>
        </w:rPr>
        <w:t xml:space="preserve">. Setelah dilakukan klasifikasi sentimen menggunakan n-gram yang berbeda, didapatkan akurasi masing-masing sebesar 82.1%, 69.0%, dan 46.2% menggunakan </w:t>
      </w:r>
      <w:r>
        <w:rPr>
          <w:rFonts w:ascii="Times New Roman" w:eastAsia="Times New Roman" w:hAnsi="Times New Roman" w:cs="Times New Roman"/>
          <w:i/>
        </w:rPr>
        <w:t>Bag-of-Words</w:t>
      </w:r>
      <w:r>
        <w:rPr>
          <w:rFonts w:ascii="Times New Roman" w:eastAsia="Times New Roman" w:hAnsi="Times New Roman" w:cs="Times New Roman"/>
        </w:rPr>
        <w:t xml:space="preserve">, dan 82.7%, 75.2%, dan 54.6% untuk TF-IDF. </w:t>
      </w:r>
    </w:p>
    <w:p w14:paraId="7FCE7DEF" w14:textId="77777777" w:rsidR="00070025" w:rsidRDefault="00070025">
      <w:pPr>
        <w:spacing w:after="0" w:line="360" w:lineRule="auto"/>
        <w:jc w:val="both"/>
        <w:rPr>
          <w:rFonts w:ascii="Times New Roman" w:eastAsia="Times New Roman" w:hAnsi="Times New Roman" w:cs="Times New Roman"/>
        </w:rPr>
      </w:pPr>
    </w:p>
    <w:p w14:paraId="2FC23130"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14:anchorId="6469674F" wp14:editId="3AAD2E59">
            <wp:extent cx="4608005" cy="2895218"/>
            <wp:effectExtent l="12700" t="12700" r="12700" b="12700"/>
            <wp:docPr id="26" name="image21.png" descr="Chart"/>
            <wp:cNvGraphicFramePr/>
            <a:graphic xmlns:a="http://schemas.openxmlformats.org/drawingml/2006/main">
              <a:graphicData uri="http://schemas.openxmlformats.org/drawingml/2006/picture">
                <pic:pic xmlns:pic="http://schemas.openxmlformats.org/drawingml/2006/picture">
                  <pic:nvPicPr>
                    <pic:cNvPr id="0" name="image21.png" descr="Chart"/>
                    <pic:cNvPicPr preferRelativeResize="0"/>
                  </pic:nvPicPr>
                  <pic:blipFill>
                    <a:blip r:embed="rId38"/>
                    <a:srcRect/>
                    <a:stretch>
                      <a:fillRect/>
                    </a:stretch>
                  </pic:blipFill>
                  <pic:spPr>
                    <a:xfrm>
                      <a:off x="0" y="0"/>
                      <a:ext cx="4608005" cy="2895218"/>
                    </a:xfrm>
                    <a:prstGeom prst="rect">
                      <a:avLst/>
                    </a:prstGeom>
                    <a:ln w="12700">
                      <a:solidFill>
                        <a:srgbClr val="000000"/>
                      </a:solidFill>
                      <a:prstDash val="solid"/>
                    </a:ln>
                  </pic:spPr>
                </pic:pic>
              </a:graphicData>
            </a:graphic>
          </wp:inline>
        </w:drawing>
      </w:r>
    </w:p>
    <w:p w14:paraId="47E5BF8D"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4.17 Akurasi Multinomial NB berdasarkan perbedaan n-gram.</w:t>
      </w:r>
    </w:p>
    <w:p w14:paraId="53F25824" w14:textId="77777777" w:rsidR="00070025" w:rsidRDefault="00070025">
      <w:pPr>
        <w:spacing w:after="0" w:line="360" w:lineRule="auto"/>
        <w:rPr>
          <w:rFonts w:ascii="Times New Roman" w:eastAsia="Times New Roman" w:hAnsi="Times New Roman" w:cs="Times New Roman"/>
        </w:rPr>
      </w:pPr>
    </w:p>
    <w:p w14:paraId="132C47B4"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Pengamatan berdasarkan hasil yang didapatkan menunjukkan jumlah n-gram yang digunakan berbanding terbalik dengan akurasi prediksi sentimen yang didapatkan, model mengalami penurunan akurasi seiring besarnya n-gram yang digunakan. Selain itu juga membuktikan kembali bahwa ekstraksi fitur menggunakan metode TF-IDF menghasilkan akurasi yang lebih besar dari metode </w:t>
      </w:r>
      <w:r>
        <w:rPr>
          <w:rFonts w:ascii="Times New Roman" w:eastAsia="Times New Roman" w:hAnsi="Times New Roman" w:cs="Times New Roman"/>
          <w:i/>
        </w:rPr>
        <w:t>Bag-of-Words</w:t>
      </w:r>
      <w:r>
        <w:rPr>
          <w:rFonts w:ascii="Times New Roman" w:eastAsia="Times New Roman" w:hAnsi="Times New Roman" w:cs="Times New Roman"/>
        </w:rPr>
        <w:t>.</w:t>
      </w:r>
    </w:p>
    <w:p w14:paraId="24C78A13" w14:textId="77777777" w:rsidR="00070025" w:rsidRDefault="00070025">
      <w:pPr>
        <w:spacing w:after="0" w:line="360" w:lineRule="auto"/>
        <w:rPr>
          <w:rFonts w:ascii="Times New Roman" w:eastAsia="Times New Roman" w:hAnsi="Times New Roman" w:cs="Times New Roman"/>
        </w:rPr>
      </w:pPr>
    </w:p>
    <w:p w14:paraId="1608D1E6" w14:textId="77777777" w:rsidR="00070025" w:rsidRDefault="008B7CCE">
      <w:pPr>
        <w:spacing w:after="0" w:line="360" w:lineRule="auto"/>
        <w:rPr>
          <w:rFonts w:ascii="Times New Roman" w:eastAsia="Times New Roman" w:hAnsi="Times New Roman" w:cs="Times New Roman"/>
          <w:b/>
        </w:rPr>
      </w:pPr>
      <w:r>
        <w:rPr>
          <w:rFonts w:ascii="Times New Roman" w:eastAsia="Times New Roman" w:hAnsi="Times New Roman" w:cs="Times New Roman"/>
          <w:b/>
        </w:rPr>
        <w:t>4.10.3 Klasifikasi Menggunakan Persentase Pembagian Data yang Berbeda</w:t>
      </w:r>
    </w:p>
    <w:p w14:paraId="6B69139B" w14:textId="4442364D" w:rsidR="00070025" w:rsidRDefault="00FF41F9">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P</w:t>
      </w:r>
      <w:r w:rsidR="008B7CCE">
        <w:rPr>
          <w:rFonts w:ascii="Times New Roman" w:eastAsia="Times New Roman" w:hAnsi="Times New Roman" w:cs="Times New Roman"/>
        </w:rPr>
        <w:t xml:space="preserve">ersentase </w:t>
      </w:r>
      <w:r>
        <w:rPr>
          <w:rFonts w:ascii="Times New Roman" w:eastAsia="Times New Roman" w:hAnsi="Times New Roman" w:cs="Times New Roman"/>
        </w:rPr>
        <w:t xml:space="preserve">pembagian data sebesar </w:t>
      </w:r>
      <w:r w:rsidR="008B7CCE">
        <w:rPr>
          <w:rFonts w:ascii="Times New Roman" w:eastAsia="Times New Roman" w:hAnsi="Times New Roman" w:cs="Times New Roman"/>
        </w:rPr>
        <w:t xml:space="preserve">80:20 </w:t>
      </w:r>
      <w:r>
        <w:rPr>
          <w:rFonts w:ascii="Times New Roman" w:eastAsia="Times New Roman" w:hAnsi="Times New Roman" w:cs="Times New Roman"/>
        </w:rPr>
        <w:t xml:space="preserve">digunakan </w:t>
      </w:r>
      <w:r w:rsidR="008B7CCE">
        <w:rPr>
          <w:rFonts w:ascii="Times New Roman" w:eastAsia="Times New Roman" w:hAnsi="Times New Roman" w:cs="Times New Roman"/>
        </w:rPr>
        <w:t xml:space="preserve">dalam proses pembagian set data, yang berarti sebanyak 20% dari keseluruhan data akan digunakan sebagai set data uji, dan 80% sebagai set data latih. Pada percobaan berikut </w:t>
      </w:r>
      <w:r>
        <w:rPr>
          <w:rFonts w:ascii="Times New Roman" w:eastAsia="Times New Roman" w:hAnsi="Times New Roman" w:cs="Times New Roman"/>
        </w:rPr>
        <w:t xml:space="preserve">dilakukan percobaan penggunaan </w:t>
      </w:r>
      <w:r w:rsidR="008B7CCE">
        <w:rPr>
          <w:rFonts w:ascii="Times New Roman" w:eastAsia="Times New Roman" w:hAnsi="Times New Roman" w:cs="Times New Roman"/>
        </w:rPr>
        <w:t xml:space="preserve">persentase pembagian data untuk persentase data uji sebanyak 10%-50% dari keseluruhan data. Perubahan persentase pembagian data dilakukan dengan merubah nilai parameter </w:t>
      </w:r>
      <w:r w:rsidR="008B7CCE">
        <w:rPr>
          <w:rFonts w:ascii="Times New Roman" w:eastAsia="Times New Roman" w:hAnsi="Times New Roman" w:cs="Times New Roman"/>
          <w:i/>
        </w:rPr>
        <w:t>test_size</w:t>
      </w:r>
      <w:r w:rsidR="008B7CCE">
        <w:rPr>
          <w:rFonts w:ascii="Times New Roman" w:eastAsia="Times New Roman" w:hAnsi="Times New Roman" w:cs="Times New Roman"/>
        </w:rPr>
        <w:t xml:space="preserve"> saat menjalankan fungsi </w:t>
      </w:r>
      <w:r w:rsidR="008B7CCE">
        <w:rPr>
          <w:rFonts w:ascii="Times New Roman" w:eastAsia="Times New Roman" w:hAnsi="Times New Roman" w:cs="Times New Roman"/>
          <w:i/>
        </w:rPr>
        <w:t>train_test_</w:t>
      </w:r>
      <w:proofErr w:type="gramStart"/>
      <w:r w:rsidR="008B7CCE">
        <w:rPr>
          <w:rFonts w:ascii="Times New Roman" w:eastAsia="Times New Roman" w:hAnsi="Times New Roman" w:cs="Times New Roman"/>
          <w:i/>
        </w:rPr>
        <w:t>split(</w:t>
      </w:r>
      <w:proofErr w:type="gramEnd"/>
      <w:r w:rsidR="008B7CCE">
        <w:rPr>
          <w:rFonts w:ascii="Times New Roman" w:eastAsia="Times New Roman" w:hAnsi="Times New Roman" w:cs="Times New Roman"/>
          <w:i/>
        </w:rPr>
        <w:t>)</w:t>
      </w:r>
      <w:r w:rsidR="008B7CCE">
        <w:rPr>
          <w:rFonts w:ascii="Times New Roman" w:eastAsia="Times New Roman" w:hAnsi="Times New Roman" w:cs="Times New Roman"/>
        </w:rPr>
        <w:t xml:space="preserve">, nilai yang uji adalah rentang 0.1 sampai 0.5 yang mewakili persentase jumlah data uji yang akan dibagi sebanyak 10%-50%. Hasil akurasi yang didapatkan untuk setiap </w:t>
      </w:r>
      <w:r w:rsidR="006A5901">
        <w:rPr>
          <w:rFonts w:ascii="Times New Roman" w:eastAsia="Times New Roman" w:hAnsi="Times New Roman" w:cs="Times New Roman"/>
        </w:rPr>
        <w:t>persentase</w:t>
      </w:r>
      <w:r w:rsidR="008B7CCE">
        <w:rPr>
          <w:rFonts w:ascii="Times New Roman" w:eastAsia="Times New Roman" w:hAnsi="Times New Roman" w:cs="Times New Roman"/>
        </w:rPr>
        <w:t xml:space="preserve"> adalah sebagai berikut:</w:t>
      </w:r>
    </w:p>
    <w:p w14:paraId="39222436" w14:textId="77777777" w:rsidR="00070025" w:rsidRDefault="00070025">
      <w:pPr>
        <w:spacing w:after="0" w:line="360" w:lineRule="auto"/>
        <w:rPr>
          <w:rFonts w:ascii="Times New Roman" w:eastAsia="Times New Roman" w:hAnsi="Times New Roman" w:cs="Times New Roman"/>
          <w:b/>
        </w:rPr>
      </w:pPr>
    </w:p>
    <w:p w14:paraId="6DD3EBAE" w14:textId="77777777" w:rsidR="00070025" w:rsidRDefault="008B7CCE">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20D7CE59" wp14:editId="1213E0C9">
            <wp:extent cx="3842667" cy="2400607"/>
            <wp:effectExtent l="12700" t="12700" r="12700" b="12700"/>
            <wp:docPr id="27" name="image23.png" descr="Chart"/>
            <wp:cNvGraphicFramePr/>
            <a:graphic xmlns:a="http://schemas.openxmlformats.org/drawingml/2006/main">
              <a:graphicData uri="http://schemas.openxmlformats.org/drawingml/2006/picture">
                <pic:pic xmlns:pic="http://schemas.openxmlformats.org/drawingml/2006/picture">
                  <pic:nvPicPr>
                    <pic:cNvPr id="0" name="image23.png" descr="Chart"/>
                    <pic:cNvPicPr preferRelativeResize="0"/>
                  </pic:nvPicPr>
                  <pic:blipFill>
                    <a:blip r:embed="rId39"/>
                    <a:srcRect/>
                    <a:stretch>
                      <a:fillRect/>
                    </a:stretch>
                  </pic:blipFill>
                  <pic:spPr>
                    <a:xfrm>
                      <a:off x="0" y="0"/>
                      <a:ext cx="3842667" cy="2400607"/>
                    </a:xfrm>
                    <a:prstGeom prst="rect">
                      <a:avLst/>
                    </a:prstGeom>
                    <a:ln w="12700">
                      <a:solidFill>
                        <a:srgbClr val="000000"/>
                      </a:solidFill>
                      <a:prstDash val="solid"/>
                    </a:ln>
                  </pic:spPr>
                </pic:pic>
              </a:graphicData>
            </a:graphic>
          </wp:inline>
        </w:drawing>
      </w:r>
    </w:p>
    <w:p w14:paraId="760557A9"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4.18 Akurasi Multinomial NB berdasarkan perbedaan persentase pembagian data.</w:t>
      </w:r>
    </w:p>
    <w:p w14:paraId="4600EC80" w14:textId="77777777" w:rsidR="00070025" w:rsidRDefault="00070025">
      <w:pPr>
        <w:spacing w:after="0" w:line="360" w:lineRule="auto"/>
        <w:jc w:val="center"/>
        <w:rPr>
          <w:rFonts w:ascii="Times New Roman" w:eastAsia="Times New Roman" w:hAnsi="Times New Roman" w:cs="Times New Roman"/>
          <w:b/>
        </w:rPr>
      </w:pPr>
    </w:p>
    <w:p w14:paraId="2C7DB8F4" w14:textId="77777777" w:rsidR="00070025" w:rsidRDefault="008B7CCE">
      <w:pPr>
        <w:spacing w:after="0" w:line="360" w:lineRule="auto"/>
        <w:rPr>
          <w:rFonts w:ascii="Times New Roman" w:eastAsia="Times New Roman" w:hAnsi="Times New Roman" w:cs="Times New Roman"/>
        </w:rPr>
      </w:pPr>
      <w:r>
        <w:rPr>
          <w:rFonts w:ascii="Times New Roman" w:eastAsia="Times New Roman" w:hAnsi="Times New Roman" w:cs="Times New Roman"/>
          <w:b/>
        </w:rPr>
        <w:t xml:space="preserve">4.10.4 Klasifikasi Menggunakan Algoritma </w:t>
      </w:r>
      <w:r>
        <w:rPr>
          <w:rFonts w:ascii="Times New Roman" w:eastAsia="Times New Roman" w:hAnsi="Times New Roman" w:cs="Times New Roman"/>
          <w:b/>
          <w:i/>
        </w:rPr>
        <w:t>Machine Learning</w:t>
      </w:r>
      <w:r>
        <w:rPr>
          <w:rFonts w:ascii="Times New Roman" w:eastAsia="Times New Roman" w:hAnsi="Times New Roman" w:cs="Times New Roman"/>
          <w:b/>
        </w:rPr>
        <w:t xml:space="preserve"> non-Bayesian</w:t>
      </w:r>
    </w:p>
    <w:p w14:paraId="6E2D22EF" w14:textId="4688E101"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Pada tahapan ini </w:t>
      </w:r>
      <w:r w:rsidR="00FF41F9">
        <w:rPr>
          <w:rFonts w:ascii="Times New Roman" w:eastAsia="Times New Roman" w:hAnsi="Times New Roman" w:cs="Times New Roman"/>
        </w:rPr>
        <w:t xml:space="preserve">dilakukan tugas klasifikasi sentiment yang sama </w:t>
      </w:r>
      <w:r>
        <w:rPr>
          <w:rFonts w:ascii="Times New Roman" w:eastAsia="Times New Roman" w:hAnsi="Times New Roman" w:cs="Times New Roman"/>
        </w:rPr>
        <w:t xml:space="preserve">menggunakan algoritma </w:t>
      </w:r>
      <w:r>
        <w:rPr>
          <w:rFonts w:ascii="Times New Roman" w:eastAsia="Times New Roman" w:hAnsi="Times New Roman" w:cs="Times New Roman"/>
          <w:i/>
        </w:rPr>
        <w:t>machine learning</w:t>
      </w:r>
      <w:r>
        <w:rPr>
          <w:rFonts w:ascii="Times New Roman" w:eastAsia="Times New Roman" w:hAnsi="Times New Roman" w:cs="Times New Roman"/>
        </w:rPr>
        <w:t xml:space="preserve"> non-bayesia</w:t>
      </w:r>
      <w:r w:rsidR="006A5901">
        <w:rPr>
          <w:rFonts w:ascii="Times New Roman" w:eastAsia="Times New Roman" w:hAnsi="Times New Roman" w:cs="Times New Roman"/>
        </w:rPr>
        <w:t>n</w:t>
      </w:r>
      <w:r>
        <w:rPr>
          <w:rFonts w:ascii="Times New Roman" w:eastAsia="Times New Roman" w:hAnsi="Times New Roman" w:cs="Times New Roman"/>
        </w:rPr>
        <w:t>. Teknik ekstraksi fitur yang digunakan adalah</w:t>
      </w:r>
      <w:r w:rsidR="00FF41F9">
        <w:rPr>
          <w:rFonts w:ascii="Times New Roman" w:eastAsia="Times New Roman" w:hAnsi="Times New Roman" w:cs="Times New Roman"/>
        </w:rPr>
        <w:t xml:space="preserve"> pembobotan</w:t>
      </w:r>
      <w:r>
        <w:rPr>
          <w:rFonts w:ascii="Times New Roman" w:eastAsia="Times New Roman" w:hAnsi="Times New Roman" w:cs="Times New Roman"/>
        </w:rPr>
        <w:t xml:space="preserve"> TF-IDF dengan n-gram sebesar 1, dan persentase pembagian data sebanyak 80:20. Perbandingan performa klasifikasi algoritma non-bayesian yang gunakan digambarkan pada Gambar 4.1</w:t>
      </w:r>
      <w:r w:rsidR="00DF23AA">
        <w:rPr>
          <w:rFonts w:ascii="Times New Roman" w:eastAsia="Times New Roman" w:hAnsi="Times New Roman" w:cs="Times New Roman"/>
        </w:rPr>
        <w:t>9</w:t>
      </w:r>
      <w:r>
        <w:rPr>
          <w:rFonts w:ascii="Times New Roman" w:eastAsia="Times New Roman" w:hAnsi="Times New Roman" w:cs="Times New Roman"/>
        </w:rPr>
        <w:t>.</w:t>
      </w:r>
    </w:p>
    <w:p w14:paraId="54A210CD" w14:textId="77777777" w:rsidR="00070025" w:rsidRDefault="00070025">
      <w:pPr>
        <w:spacing w:after="0" w:line="360" w:lineRule="auto"/>
        <w:jc w:val="both"/>
        <w:rPr>
          <w:rFonts w:ascii="Times New Roman" w:eastAsia="Times New Roman" w:hAnsi="Times New Roman" w:cs="Times New Roman"/>
        </w:rPr>
      </w:pPr>
    </w:p>
    <w:p w14:paraId="686B6A8D"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FA33831" wp14:editId="53AF79FB">
            <wp:extent cx="3671217" cy="2877440"/>
            <wp:effectExtent l="12700" t="12700" r="12700" b="12700"/>
            <wp:docPr id="28" name="image29.png" descr="Chart"/>
            <wp:cNvGraphicFramePr/>
            <a:graphic xmlns:a="http://schemas.openxmlformats.org/drawingml/2006/main">
              <a:graphicData uri="http://schemas.openxmlformats.org/drawingml/2006/picture">
                <pic:pic xmlns:pic="http://schemas.openxmlformats.org/drawingml/2006/picture">
                  <pic:nvPicPr>
                    <pic:cNvPr id="0" name="image29.png" descr="Chart"/>
                    <pic:cNvPicPr preferRelativeResize="0"/>
                  </pic:nvPicPr>
                  <pic:blipFill>
                    <a:blip r:embed="rId40"/>
                    <a:srcRect/>
                    <a:stretch>
                      <a:fillRect/>
                    </a:stretch>
                  </pic:blipFill>
                  <pic:spPr>
                    <a:xfrm>
                      <a:off x="0" y="0"/>
                      <a:ext cx="3671217" cy="2877440"/>
                    </a:xfrm>
                    <a:prstGeom prst="rect">
                      <a:avLst/>
                    </a:prstGeom>
                    <a:ln w="12700">
                      <a:solidFill>
                        <a:srgbClr val="000000"/>
                      </a:solidFill>
                      <a:prstDash val="solid"/>
                    </a:ln>
                  </pic:spPr>
                </pic:pic>
              </a:graphicData>
            </a:graphic>
          </wp:inline>
        </w:drawing>
      </w:r>
    </w:p>
    <w:p w14:paraId="7BE39A81"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Gambar 4.19 Perbandingan performa klasifikasi algoritma non-bayesian.</w:t>
      </w:r>
    </w:p>
    <w:p w14:paraId="65AB4DA8" w14:textId="77777777" w:rsidR="00070025" w:rsidRDefault="00070025">
      <w:pPr>
        <w:spacing w:after="0" w:line="360" w:lineRule="auto"/>
        <w:jc w:val="both"/>
        <w:rPr>
          <w:rFonts w:ascii="Times New Roman" w:eastAsia="Times New Roman" w:hAnsi="Times New Roman" w:cs="Times New Roman"/>
        </w:rPr>
      </w:pPr>
    </w:p>
    <w:p w14:paraId="77CF1D8A"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Hasil performa semua algoritma </w:t>
      </w:r>
      <w:r>
        <w:rPr>
          <w:rFonts w:ascii="Times New Roman" w:eastAsia="Times New Roman" w:hAnsi="Times New Roman" w:cs="Times New Roman"/>
          <w:i/>
        </w:rPr>
        <w:t>machine learning</w:t>
      </w:r>
      <w:r>
        <w:rPr>
          <w:rFonts w:ascii="Times New Roman" w:eastAsia="Times New Roman" w:hAnsi="Times New Roman" w:cs="Times New Roman"/>
        </w:rPr>
        <w:t xml:space="preserve"> yang digunakan kemudian dibandingkan berdasarkan tingkat akurasinya. Menggunakan pengaturan yang sama, dihasilkan perbandingan performa akurasi sebagai berikut dalam Gambar 4.</w:t>
      </w:r>
      <w:r w:rsidR="00DF23AA">
        <w:rPr>
          <w:rFonts w:ascii="Times New Roman" w:eastAsia="Times New Roman" w:hAnsi="Times New Roman" w:cs="Times New Roman"/>
        </w:rPr>
        <w:t>20</w:t>
      </w:r>
      <w:r>
        <w:rPr>
          <w:rFonts w:ascii="Times New Roman" w:eastAsia="Times New Roman" w:hAnsi="Times New Roman" w:cs="Times New Roman"/>
        </w:rPr>
        <w:t>.</w:t>
      </w:r>
    </w:p>
    <w:p w14:paraId="5FAD2C78" w14:textId="77777777" w:rsidR="00070025" w:rsidRDefault="00070025">
      <w:pPr>
        <w:spacing w:after="0" w:line="360" w:lineRule="auto"/>
        <w:jc w:val="both"/>
        <w:rPr>
          <w:rFonts w:ascii="Times New Roman" w:eastAsia="Times New Roman" w:hAnsi="Times New Roman" w:cs="Times New Roman"/>
        </w:rPr>
      </w:pPr>
    </w:p>
    <w:p w14:paraId="118FE2D2"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DE76548" wp14:editId="01253F7F">
            <wp:extent cx="4209379" cy="2603500"/>
            <wp:effectExtent l="12700" t="12700" r="12700" b="12700"/>
            <wp:docPr id="8" name="image3.png" descr="Chart"/>
            <wp:cNvGraphicFramePr/>
            <a:graphic xmlns:a="http://schemas.openxmlformats.org/drawingml/2006/main">
              <a:graphicData uri="http://schemas.openxmlformats.org/drawingml/2006/picture">
                <pic:pic xmlns:pic="http://schemas.openxmlformats.org/drawingml/2006/picture">
                  <pic:nvPicPr>
                    <pic:cNvPr id="0" name="image3.png" descr="Chart"/>
                    <pic:cNvPicPr preferRelativeResize="0"/>
                  </pic:nvPicPr>
                  <pic:blipFill>
                    <a:blip r:embed="rId41"/>
                    <a:srcRect/>
                    <a:stretch>
                      <a:fillRect/>
                    </a:stretch>
                  </pic:blipFill>
                  <pic:spPr>
                    <a:xfrm>
                      <a:off x="0" y="0"/>
                      <a:ext cx="4209379" cy="2603500"/>
                    </a:xfrm>
                    <a:prstGeom prst="rect">
                      <a:avLst/>
                    </a:prstGeom>
                    <a:ln w="12700">
                      <a:solidFill>
                        <a:srgbClr val="000000"/>
                      </a:solidFill>
                      <a:prstDash val="solid"/>
                    </a:ln>
                  </pic:spPr>
                </pic:pic>
              </a:graphicData>
            </a:graphic>
          </wp:inline>
        </w:drawing>
      </w:r>
    </w:p>
    <w:p w14:paraId="57FD42FE" w14:textId="77777777" w:rsidR="00070025" w:rsidRDefault="008B7CCE">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 xml:space="preserve">Gambar 4.20 Perbandingan akurasi semua algoritma </w:t>
      </w:r>
      <w:r>
        <w:rPr>
          <w:rFonts w:ascii="Times New Roman" w:eastAsia="Times New Roman" w:hAnsi="Times New Roman" w:cs="Times New Roman"/>
          <w:i/>
        </w:rPr>
        <w:t>machine learning</w:t>
      </w:r>
      <w:r>
        <w:rPr>
          <w:rFonts w:ascii="Times New Roman" w:eastAsia="Times New Roman" w:hAnsi="Times New Roman" w:cs="Times New Roman"/>
        </w:rPr>
        <w:t xml:space="preserve"> yang digunakan.</w:t>
      </w:r>
    </w:p>
    <w:p w14:paraId="29FFE6A9" w14:textId="77777777" w:rsidR="00070025" w:rsidRDefault="00070025">
      <w:pPr>
        <w:ind w:left="-11" w:firstLine="731"/>
        <w:jc w:val="center"/>
        <w:rPr>
          <w:rFonts w:ascii="Times New Roman" w:eastAsia="Times New Roman" w:hAnsi="Times New Roman" w:cs="Times New Roman"/>
          <w:b/>
          <w:sz w:val="24"/>
          <w:szCs w:val="24"/>
        </w:rPr>
      </w:pPr>
    </w:p>
    <w:p w14:paraId="5940B9CF" w14:textId="77777777" w:rsidR="00070025" w:rsidRDefault="00070025"/>
    <w:p w14:paraId="232520EE" w14:textId="77777777" w:rsidR="00070025" w:rsidRDefault="00070025"/>
    <w:p w14:paraId="626CFF0F" w14:textId="77777777" w:rsidR="00070025" w:rsidRDefault="00070025"/>
    <w:p w14:paraId="0A81CFEC" w14:textId="77777777" w:rsidR="00070025" w:rsidRDefault="00070025"/>
    <w:p w14:paraId="311252AC" w14:textId="77777777" w:rsidR="00070025" w:rsidRDefault="00070025"/>
    <w:p w14:paraId="26FA6455" w14:textId="77777777" w:rsidR="00070025" w:rsidRDefault="00070025"/>
    <w:p w14:paraId="6EE7CE2B" w14:textId="77777777" w:rsidR="00070025" w:rsidRDefault="00070025"/>
    <w:p w14:paraId="4DDD37CA" w14:textId="77777777" w:rsidR="00070025" w:rsidRDefault="00070025"/>
    <w:p w14:paraId="3AB21713" w14:textId="77777777" w:rsidR="00070025" w:rsidRDefault="00070025"/>
    <w:p w14:paraId="5D2C13CF" w14:textId="77777777" w:rsidR="00070025" w:rsidRDefault="00070025">
      <w:pPr>
        <w:sectPr w:rsidR="00070025">
          <w:pgSz w:w="11906" w:h="16838"/>
          <w:pgMar w:top="2268" w:right="1701" w:bottom="1701" w:left="2268" w:header="709" w:footer="709" w:gutter="0"/>
          <w:cols w:space="720"/>
          <w:titlePg/>
        </w:sectPr>
      </w:pPr>
    </w:p>
    <w:p w14:paraId="7F00D937" w14:textId="77777777" w:rsidR="00070025" w:rsidRDefault="008B7CC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 PENUTUP</w:t>
      </w:r>
    </w:p>
    <w:p w14:paraId="5E9A1E32" w14:textId="77777777" w:rsidR="00070025" w:rsidRDefault="00070025">
      <w:pPr>
        <w:rPr>
          <w:rFonts w:ascii="Times New Roman" w:eastAsia="Times New Roman" w:hAnsi="Times New Roman" w:cs="Times New Roman"/>
          <w:b/>
          <w:sz w:val="28"/>
          <w:szCs w:val="28"/>
        </w:rPr>
      </w:pPr>
    </w:p>
    <w:p w14:paraId="598550E2" w14:textId="77777777" w:rsidR="00070025" w:rsidRDefault="00070025">
      <w:pPr>
        <w:spacing w:after="0" w:line="360" w:lineRule="auto"/>
        <w:jc w:val="center"/>
        <w:rPr>
          <w:rFonts w:ascii="Times New Roman" w:eastAsia="Times New Roman" w:hAnsi="Times New Roman" w:cs="Times New Roman"/>
          <w:b/>
        </w:rPr>
      </w:pPr>
    </w:p>
    <w:p w14:paraId="6A7CDD71" w14:textId="77777777" w:rsidR="00070025" w:rsidRDefault="008B7CCE">
      <w:pPr>
        <w:spacing w:after="0" w:line="360" w:lineRule="auto"/>
        <w:jc w:val="both"/>
        <w:rPr>
          <w:rFonts w:ascii="Times New Roman" w:eastAsia="Times New Roman" w:hAnsi="Times New Roman" w:cs="Times New Roman"/>
        </w:rPr>
      </w:pPr>
      <w:r>
        <w:rPr>
          <w:rFonts w:ascii="Times New Roman" w:eastAsia="Times New Roman" w:hAnsi="Times New Roman" w:cs="Times New Roman"/>
          <w:b/>
        </w:rPr>
        <w:t>5.1 Kesimpulan</w:t>
      </w:r>
    </w:p>
    <w:p w14:paraId="5348351B"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Berdasarkan rangkaian tahapan yang telah dilakukan, terdapat beberapa kesimpulan yang dapat diambil dari penelitian ini antara lain:</w:t>
      </w:r>
    </w:p>
    <w:p w14:paraId="142A2CB8" w14:textId="77777777" w:rsidR="00070025" w:rsidRDefault="008B7CCE">
      <w:pPr>
        <w:numPr>
          <w:ilvl w:val="0"/>
          <w:numId w:val="7"/>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Ulasan pada aplikasi Amazon Shopping di Google Play Store memiliki sebanyak 1156 (53.8%) ulasan bersentimen negatif, dan 991 (46.2</w:t>
      </w:r>
      <w:proofErr w:type="gramStart"/>
      <w:r>
        <w:rPr>
          <w:rFonts w:ascii="Times New Roman" w:eastAsia="Times New Roman" w:hAnsi="Times New Roman" w:cs="Times New Roman"/>
        </w:rPr>
        <w:t>%)  ulasan</w:t>
      </w:r>
      <w:proofErr w:type="gramEnd"/>
      <w:r>
        <w:rPr>
          <w:rFonts w:ascii="Times New Roman" w:eastAsia="Times New Roman" w:hAnsi="Times New Roman" w:cs="Times New Roman"/>
        </w:rPr>
        <w:t xml:space="preserve"> bersentimen negatif dari keseluruhan ulasan sebanyak 2147. Hal ini menunjukkan sentimen pengguna cenderung negatif.</w:t>
      </w:r>
    </w:p>
    <w:p w14:paraId="31025581" w14:textId="77777777" w:rsidR="00070025" w:rsidRDefault="008B7CCE">
      <w:pPr>
        <w:numPr>
          <w:ilvl w:val="0"/>
          <w:numId w:val="7"/>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Hasil klasifikasi menggunakan keempat algoritma Naive Bayes menghasilkan akurasi rata-rata sebesar 82.15%, </w:t>
      </w:r>
      <w:r>
        <w:rPr>
          <w:rFonts w:ascii="Times New Roman" w:eastAsia="Times New Roman" w:hAnsi="Times New Roman" w:cs="Times New Roman"/>
          <w:i/>
        </w:rPr>
        <w:t>precision</w:t>
      </w:r>
      <w:r>
        <w:rPr>
          <w:rFonts w:ascii="Times New Roman" w:eastAsia="Times New Roman" w:hAnsi="Times New Roman" w:cs="Times New Roman"/>
        </w:rPr>
        <w:t xml:space="preserve"> sebesar 72.25%, </w:t>
      </w:r>
      <w:r>
        <w:rPr>
          <w:rFonts w:ascii="Times New Roman" w:eastAsia="Times New Roman" w:hAnsi="Times New Roman" w:cs="Times New Roman"/>
          <w:i/>
        </w:rPr>
        <w:t>recall</w:t>
      </w:r>
      <w:r>
        <w:rPr>
          <w:rFonts w:ascii="Times New Roman" w:eastAsia="Times New Roman" w:hAnsi="Times New Roman" w:cs="Times New Roman"/>
        </w:rPr>
        <w:t xml:space="preserve"> sebesar 83.49%, dan </w:t>
      </w:r>
      <w:r>
        <w:rPr>
          <w:rFonts w:ascii="Times New Roman" w:eastAsia="Times New Roman" w:hAnsi="Times New Roman" w:cs="Times New Roman"/>
          <w:i/>
        </w:rPr>
        <w:t>f1-score</w:t>
      </w:r>
      <w:r>
        <w:rPr>
          <w:rFonts w:ascii="Times New Roman" w:eastAsia="Times New Roman" w:hAnsi="Times New Roman" w:cs="Times New Roman"/>
        </w:rPr>
        <w:t xml:space="preserve"> sebesar 77.41%. Multinomial NB menghasilkan performa terbaik diantara keempat algoritma Naive Bayes yang digunakan, yaitu sebesar 86.74%. Nilai </w:t>
      </w:r>
      <w:r>
        <w:rPr>
          <w:rFonts w:ascii="Times New Roman" w:eastAsia="Times New Roman" w:hAnsi="Times New Roman" w:cs="Times New Roman"/>
          <w:i/>
        </w:rPr>
        <w:t>precision</w:t>
      </w:r>
      <w:r>
        <w:rPr>
          <w:rFonts w:ascii="Times New Roman" w:eastAsia="Times New Roman" w:hAnsi="Times New Roman" w:cs="Times New Roman"/>
        </w:rPr>
        <w:t xml:space="preserve">, </w:t>
      </w:r>
      <w:r>
        <w:rPr>
          <w:rFonts w:ascii="Times New Roman" w:eastAsia="Times New Roman" w:hAnsi="Times New Roman" w:cs="Times New Roman"/>
          <w:i/>
        </w:rPr>
        <w:t>recall</w:t>
      </w:r>
      <w:r>
        <w:rPr>
          <w:rFonts w:ascii="Times New Roman" w:eastAsia="Times New Roman" w:hAnsi="Times New Roman" w:cs="Times New Roman"/>
        </w:rPr>
        <w:t xml:space="preserve">, dan </w:t>
      </w:r>
      <w:r>
        <w:rPr>
          <w:rFonts w:ascii="Times New Roman" w:eastAsia="Times New Roman" w:hAnsi="Times New Roman" w:cs="Times New Roman"/>
          <w:i/>
        </w:rPr>
        <w:t>f1-score</w:t>
      </w:r>
      <w:r>
        <w:rPr>
          <w:rFonts w:ascii="Times New Roman" w:eastAsia="Times New Roman" w:hAnsi="Times New Roman" w:cs="Times New Roman"/>
        </w:rPr>
        <w:t xml:space="preserve">nya berturut-turut adalah </w:t>
      </w:r>
      <w:r>
        <w:rPr>
          <w:rFonts w:ascii="Times New Roman" w:eastAsia="Times New Roman" w:hAnsi="Times New Roman" w:cs="Times New Roman"/>
          <w:color w:val="212121"/>
        </w:rPr>
        <w:t>78.82%, 85.90%, dan 82.21%.</w:t>
      </w:r>
    </w:p>
    <w:p w14:paraId="4196F45B" w14:textId="77777777" w:rsidR="00070025" w:rsidRDefault="008B7CCE">
      <w:pPr>
        <w:numPr>
          <w:ilvl w:val="0"/>
          <w:numId w:val="7"/>
        </w:numPr>
        <w:spacing w:after="0" w:line="360" w:lineRule="auto"/>
        <w:jc w:val="both"/>
        <w:rPr>
          <w:rFonts w:ascii="Times New Roman" w:eastAsia="Times New Roman" w:hAnsi="Times New Roman" w:cs="Times New Roman"/>
          <w:color w:val="212121"/>
        </w:rPr>
      </w:pPr>
      <w:r>
        <w:rPr>
          <w:rFonts w:ascii="Times New Roman" w:eastAsia="Times New Roman" w:hAnsi="Times New Roman" w:cs="Times New Roman"/>
          <w:color w:val="212121"/>
        </w:rPr>
        <w:t xml:space="preserve">Ekstraksi fitur menggunakan metode TF-IDF menghasilkan akurasi lebih besar dibandingkan metode </w:t>
      </w:r>
      <w:r>
        <w:rPr>
          <w:rFonts w:ascii="Times New Roman" w:eastAsia="Times New Roman" w:hAnsi="Times New Roman" w:cs="Times New Roman"/>
          <w:i/>
          <w:color w:val="212121"/>
        </w:rPr>
        <w:t>Bag of Words</w:t>
      </w:r>
      <w:r>
        <w:rPr>
          <w:rFonts w:ascii="Times New Roman" w:eastAsia="Times New Roman" w:hAnsi="Times New Roman" w:cs="Times New Roman"/>
          <w:color w:val="212121"/>
        </w:rPr>
        <w:t xml:space="preserve">, akurasi Multinomial NB meningkat dari 86.74% menjadi 88.37%. Nilai n-gram berbanding terbalik dengan akurasi model yang dihasilkan, semakin besar nilai </w:t>
      </w:r>
      <w:r>
        <w:rPr>
          <w:rFonts w:ascii="Times New Roman" w:eastAsia="Times New Roman" w:hAnsi="Times New Roman" w:cs="Times New Roman"/>
          <w:i/>
          <w:color w:val="212121"/>
        </w:rPr>
        <w:t>n</w:t>
      </w:r>
      <w:r>
        <w:rPr>
          <w:rFonts w:ascii="Times New Roman" w:eastAsia="Times New Roman" w:hAnsi="Times New Roman" w:cs="Times New Roman"/>
          <w:color w:val="212121"/>
        </w:rPr>
        <w:t xml:space="preserve">, akurasi model yang dihasilkan semakin kecil. Model Multinomial NB menghasilkan akurasi sebesar 88.37% untuk </w:t>
      </w:r>
      <w:r>
        <w:rPr>
          <w:rFonts w:ascii="Times New Roman" w:eastAsia="Times New Roman" w:hAnsi="Times New Roman" w:cs="Times New Roman"/>
          <w:i/>
          <w:color w:val="212121"/>
        </w:rPr>
        <w:t>unigram</w:t>
      </w:r>
      <w:r>
        <w:rPr>
          <w:rFonts w:ascii="Times New Roman" w:eastAsia="Times New Roman" w:hAnsi="Times New Roman" w:cs="Times New Roman"/>
          <w:color w:val="212121"/>
        </w:rPr>
        <w:t xml:space="preserve">, 84.65% untuk </w:t>
      </w:r>
      <w:r>
        <w:rPr>
          <w:rFonts w:ascii="Times New Roman" w:eastAsia="Times New Roman" w:hAnsi="Times New Roman" w:cs="Times New Roman"/>
          <w:i/>
          <w:color w:val="212121"/>
        </w:rPr>
        <w:t>bigram</w:t>
      </w:r>
      <w:r>
        <w:rPr>
          <w:rFonts w:ascii="Times New Roman" w:eastAsia="Times New Roman" w:hAnsi="Times New Roman" w:cs="Times New Roman"/>
          <w:color w:val="212121"/>
        </w:rPr>
        <w:t xml:space="preserve">, dan 70.93% untuk </w:t>
      </w:r>
      <w:r>
        <w:rPr>
          <w:rFonts w:ascii="Times New Roman" w:eastAsia="Times New Roman" w:hAnsi="Times New Roman" w:cs="Times New Roman"/>
          <w:i/>
          <w:color w:val="212121"/>
        </w:rPr>
        <w:t>trigram</w:t>
      </w:r>
      <w:r>
        <w:rPr>
          <w:rFonts w:ascii="Times New Roman" w:eastAsia="Times New Roman" w:hAnsi="Times New Roman" w:cs="Times New Roman"/>
          <w:color w:val="212121"/>
        </w:rPr>
        <w:t xml:space="preserve">. Selain itu, pengujian dengan menggunakan persentase data uji sebanyak 10-50% menunjukkan bahwa persentase 20% menghasilkan akurasi terbesar, yaitu 88.37%. </w:t>
      </w:r>
    </w:p>
    <w:p w14:paraId="57290D44" w14:textId="77777777" w:rsidR="00070025" w:rsidRDefault="008B7CCE">
      <w:pPr>
        <w:numPr>
          <w:ilvl w:val="0"/>
          <w:numId w:val="7"/>
        </w:numPr>
        <w:spacing w:after="0" w:line="360" w:lineRule="auto"/>
        <w:jc w:val="both"/>
        <w:rPr>
          <w:rFonts w:ascii="Times New Roman" w:eastAsia="Times New Roman" w:hAnsi="Times New Roman" w:cs="Times New Roman"/>
          <w:color w:val="212121"/>
        </w:rPr>
      </w:pPr>
      <w:r>
        <w:rPr>
          <w:rFonts w:ascii="Times New Roman" w:eastAsia="Times New Roman" w:hAnsi="Times New Roman" w:cs="Times New Roman"/>
          <w:color w:val="212121"/>
        </w:rPr>
        <w:t xml:space="preserve">Hasil perbandingan terhadap kedelapan algoritma </w:t>
      </w:r>
      <w:r>
        <w:rPr>
          <w:rFonts w:ascii="Times New Roman" w:eastAsia="Times New Roman" w:hAnsi="Times New Roman" w:cs="Times New Roman"/>
          <w:i/>
          <w:color w:val="212121"/>
        </w:rPr>
        <w:t xml:space="preserve">machine learning </w:t>
      </w:r>
      <w:r>
        <w:rPr>
          <w:rFonts w:ascii="Times New Roman" w:eastAsia="Times New Roman" w:hAnsi="Times New Roman" w:cs="Times New Roman"/>
          <w:color w:val="212121"/>
        </w:rPr>
        <w:t>yang digunakan menunjukkan Naive Bayes memiliki performa yang bersaing dibandingkan dengan algoritma lainnya. Akurasi tertinggi diperoleh sebesar 88.37% menggunakan Multinomial NB, sedangkan terbesar kedua adalah Support Vector Machine dengan nilai 88.10%.</w:t>
      </w:r>
    </w:p>
    <w:p w14:paraId="5CEECB1C" w14:textId="77777777" w:rsidR="00070025" w:rsidRDefault="00070025">
      <w:pPr>
        <w:spacing w:after="0" w:line="360" w:lineRule="auto"/>
        <w:jc w:val="both"/>
        <w:rPr>
          <w:rFonts w:ascii="Times New Roman" w:eastAsia="Times New Roman" w:hAnsi="Times New Roman" w:cs="Times New Roman"/>
          <w:b/>
        </w:rPr>
      </w:pPr>
    </w:p>
    <w:p w14:paraId="4FF2D01B" w14:textId="77777777" w:rsidR="00070025" w:rsidRDefault="008B7CCE">
      <w:pPr>
        <w:spacing w:after="0" w:line="360" w:lineRule="auto"/>
        <w:jc w:val="both"/>
        <w:rPr>
          <w:rFonts w:ascii="Times New Roman" w:eastAsia="Times New Roman" w:hAnsi="Times New Roman" w:cs="Times New Roman"/>
          <w:b/>
        </w:rPr>
      </w:pPr>
      <w:r>
        <w:br w:type="page"/>
      </w:r>
    </w:p>
    <w:p w14:paraId="31267AF8" w14:textId="77777777" w:rsidR="00070025" w:rsidRDefault="008B7CCE">
      <w:p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5.2 Saran</w:t>
      </w:r>
    </w:p>
    <w:p w14:paraId="2C4849CC" w14:textId="77777777" w:rsidR="00070025" w:rsidRDefault="008B7CCE">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rPr>
        <w:t>Penelitian yang telah dilakukan masih jauh dalam kata sempurna, beberapa saran yang dapat penulis sampaikan dalam tulisan ini adalah:</w:t>
      </w:r>
    </w:p>
    <w:p w14:paraId="6C43D872" w14:textId="77777777" w:rsidR="00070025" w:rsidRDefault="008B7CCE">
      <w:pPr>
        <w:numPr>
          <w:ilvl w:val="0"/>
          <w:numId w:val="25"/>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Menggunakan data ulasan dengan jumlah yang lebih banyak dalam melatih model </w:t>
      </w:r>
      <w:r>
        <w:rPr>
          <w:rFonts w:ascii="Times New Roman" w:eastAsia="Times New Roman" w:hAnsi="Times New Roman" w:cs="Times New Roman"/>
          <w:i/>
        </w:rPr>
        <w:t>machine learning</w:t>
      </w:r>
      <w:r>
        <w:rPr>
          <w:rFonts w:ascii="Times New Roman" w:eastAsia="Times New Roman" w:hAnsi="Times New Roman" w:cs="Times New Roman"/>
        </w:rPr>
        <w:t>.</w:t>
      </w:r>
    </w:p>
    <w:p w14:paraId="01D3763E" w14:textId="77777777" w:rsidR="00070025" w:rsidRDefault="008B7CCE">
      <w:pPr>
        <w:numPr>
          <w:ilvl w:val="0"/>
          <w:numId w:val="25"/>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Membuat sistem klasifikasi sentimen dengan antarmuka web maupun desktop agar lebih mudah digunakan dan dipahami pengguna.</w:t>
      </w:r>
    </w:p>
    <w:p w14:paraId="286BE07F" w14:textId="77777777" w:rsidR="00070025" w:rsidRDefault="008B7CCE">
      <w:pPr>
        <w:numPr>
          <w:ilvl w:val="0"/>
          <w:numId w:val="25"/>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Mencoba lebih banyak teknik untuk meningkatkan akurasi model, seperti menerapkan </w:t>
      </w:r>
      <w:r>
        <w:rPr>
          <w:rFonts w:ascii="Times New Roman" w:eastAsia="Times New Roman" w:hAnsi="Times New Roman" w:cs="Times New Roman"/>
          <w:i/>
        </w:rPr>
        <w:t>k-Fold Cross-Validation</w:t>
      </w:r>
      <w:r>
        <w:rPr>
          <w:rFonts w:ascii="Times New Roman" w:eastAsia="Times New Roman" w:hAnsi="Times New Roman" w:cs="Times New Roman"/>
        </w:rPr>
        <w:t>.</w:t>
      </w:r>
    </w:p>
    <w:p w14:paraId="4D9035EA" w14:textId="77777777" w:rsidR="00070025" w:rsidRDefault="00070025">
      <w:pPr>
        <w:jc w:val="both"/>
        <w:rPr>
          <w:rFonts w:ascii="Times New Roman" w:eastAsia="Times New Roman" w:hAnsi="Times New Roman" w:cs="Times New Roman"/>
          <w:b/>
          <w:sz w:val="24"/>
          <w:szCs w:val="24"/>
        </w:rPr>
      </w:pPr>
    </w:p>
    <w:p w14:paraId="30713151" w14:textId="77777777" w:rsidR="00070025" w:rsidRDefault="00070025"/>
    <w:p w14:paraId="017DCC11" w14:textId="77777777" w:rsidR="00070025" w:rsidRDefault="00070025"/>
    <w:p w14:paraId="520A6145" w14:textId="77777777" w:rsidR="00070025" w:rsidRDefault="00070025"/>
    <w:p w14:paraId="73427DA4" w14:textId="77777777" w:rsidR="00070025" w:rsidRDefault="00070025"/>
    <w:p w14:paraId="58DADF42" w14:textId="77777777" w:rsidR="00070025" w:rsidRDefault="00070025">
      <w:pPr>
        <w:sectPr w:rsidR="00070025">
          <w:pgSz w:w="11906" w:h="16838"/>
          <w:pgMar w:top="2268" w:right="1701" w:bottom="1701" w:left="2268" w:header="709" w:footer="709" w:gutter="0"/>
          <w:cols w:space="720"/>
          <w:titlePg/>
        </w:sectPr>
      </w:pPr>
    </w:p>
    <w:p w14:paraId="5FB3C95B" w14:textId="77777777" w:rsidR="00070025" w:rsidRDefault="008B7CC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DAFTAR PUSTAKA</w:t>
      </w:r>
    </w:p>
    <w:p w14:paraId="0F4094DC" w14:textId="77777777" w:rsidR="00070025" w:rsidRDefault="00070025">
      <w:pPr>
        <w:rPr>
          <w:rFonts w:ascii="Times New Roman" w:eastAsia="Times New Roman" w:hAnsi="Times New Roman" w:cs="Times New Roman"/>
          <w:b/>
          <w:sz w:val="24"/>
          <w:szCs w:val="24"/>
        </w:rPr>
      </w:pPr>
    </w:p>
    <w:p w14:paraId="4F0AC8BA"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 xml:space="preserve">Birjali, M., Kasri, M., &amp; Beni-Hssane, A. (2021). A comprehensive survey on sentiment analysis: Approaches, challenges and trends. Knowledge-Based Systems, 226, 107134. </w:t>
      </w:r>
      <w:proofErr w:type="gramStart"/>
      <w:r w:rsidRPr="006E67A4">
        <w:rPr>
          <w:rFonts w:ascii="Times New Roman" w:hAnsi="Times New Roman" w:cs="Times New Roman"/>
          <w:sz w:val="24"/>
          <w:szCs w:val="24"/>
        </w:rPr>
        <w:t>doi:10.1016/j.knosys</w:t>
      </w:r>
      <w:proofErr w:type="gramEnd"/>
      <w:r w:rsidRPr="006E67A4">
        <w:rPr>
          <w:rFonts w:ascii="Times New Roman" w:hAnsi="Times New Roman" w:cs="Times New Roman"/>
          <w:sz w:val="24"/>
          <w:szCs w:val="24"/>
        </w:rPr>
        <w:t>.2021.107134.</w:t>
      </w:r>
    </w:p>
    <w:p w14:paraId="6BC35771"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3FFE7C04"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Borka, K. R., Hora, S., Jain, T., Wambugu, M. (2019). Deep Learning for Natural Language Processing. Packt Publishing Ltd: Birmingham. ISBN: 9781838553678.</w:t>
      </w:r>
    </w:p>
    <w:p w14:paraId="20E889EF"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14005F8F"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BrightLocal. (2020). Local Consumer Review Survey 2020. https://www.brightlocal.com/research/local-consumer-review-survey-2020/. Diakses pada 15 April 2022.</w:t>
      </w:r>
    </w:p>
    <w:p w14:paraId="6D5E9A3B"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614FCCDB"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Ceci, L. (2022). Number of available apps in the Google Play Store from 2nd quarter 2015 to 1st quarter 2022. Statista. https://www.statista.com/statistics/289418/number-of-available-apps-in-the-google-play-store-quarter/. Diakses tanggal 5 Juli 2022</w:t>
      </w:r>
    </w:p>
    <w:p w14:paraId="4D72DE7A"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4ACDBDE5"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Charbuty, B., &amp; Abdulazeez, A. (2021). Classification Based on Decision Tree Algorithm for Machine Learning. Journal of Applied Science and Technology Trends, 2(01), 20 - 28. https://doi.org/10.38094/jastt20165.</w:t>
      </w:r>
    </w:p>
    <w:p w14:paraId="51FAD049"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1E154F0C"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Chevalier, S. (2021). Leading shopping apps in the U.S. 2021, by monthly active users [Infographic]. Statista. https://www.statista.com/statistics/1239046/top-saas-countries-list/. Diakses tanggal 18 Mei 2022.</w:t>
      </w:r>
    </w:p>
    <w:p w14:paraId="328640A0"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6369F59E"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Ghojogh, B., Samad, M. N., Mashhadi, S. A., Kapoor, T., Ali, W., Karray, F., &amp; Crowley, M. (2019). Feature selection and feature extraction in pattern analysis: A literature review. arXiv preprint arXiv:1905.02845.</w:t>
      </w:r>
    </w:p>
    <w:p w14:paraId="730090C7"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77BF0F16"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Ghosh, S., Gunning, D. (2019). Natural Language Processing Fundamentals: Build intelligent applications that can interpret the human language to deliver impactful results. Packt Publishing Ltd: Birmingham. ISBN: 9781789955989.</w:t>
      </w:r>
    </w:p>
    <w:p w14:paraId="77B2B54D"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1DE243FC"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Golpour, P., Ghayour-Mobarhan, M., Saki, A., Esmaily, H., Taghipour, A., Tajfard, M., … Ferns, G. A. (2020). Comparison of Support Vector Machine, Naïve Bayes and Logistic Regression for Assessing the Necessity for Coronary Angiography. International Journal of Environmental Research and Public Health, 17(18), 6449. doi:10.3390/ijerph17186449.</w:t>
      </w:r>
    </w:p>
    <w:p w14:paraId="0C56DB83"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7B2FF692"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Haque, T. U., Saber, N. N., &amp; Shah, F. M. (2018). Sentiment analysis on large scale Amazon product reviews. 2018 IEEE International Conference on Innovative Research and Development (ICIRD). doi:10.1109/icird.2018.8376299.</w:t>
      </w:r>
    </w:p>
    <w:p w14:paraId="7A1331E7"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4D6E564A"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Hutchinson, T. (2020). Natural language processing and machine learning as practical toolsets for archival processing. Records Management Journal, 30(2), 155–174. doi:10.1108/rmj-09-2019-0055.</w:t>
      </w:r>
    </w:p>
    <w:p w14:paraId="1CF139F7"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6D496D7A"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 xml:space="preserve">Jovel J, Greiner R. An Introduction to Machine Learning Approaches for Biomedical Research. Front Med (Lausanne). 2021 Dec </w:t>
      </w:r>
      <w:proofErr w:type="gramStart"/>
      <w:r w:rsidRPr="006E67A4">
        <w:rPr>
          <w:rFonts w:ascii="Times New Roman" w:hAnsi="Times New Roman" w:cs="Times New Roman"/>
          <w:sz w:val="24"/>
          <w:szCs w:val="24"/>
        </w:rPr>
        <w:t>16;8:771607</w:t>
      </w:r>
      <w:proofErr w:type="gramEnd"/>
      <w:r w:rsidRPr="006E67A4">
        <w:rPr>
          <w:rFonts w:ascii="Times New Roman" w:hAnsi="Times New Roman" w:cs="Times New Roman"/>
          <w:sz w:val="24"/>
          <w:szCs w:val="24"/>
        </w:rPr>
        <w:t>. doi: 10.3389/fmed.2021.771607. PMID: 34977072; PMCID: PMC8716730.</w:t>
      </w:r>
    </w:p>
    <w:p w14:paraId="34F9DCBA"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7589777A" w14:textId="2DA54DDC" w:rsidR="00287938" w:rsidRPr="00287938" w:rsidRDefault="006E67A4" w:rsidP="00287938">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Kedia, A., Rasu, M. (2020). Hands-On Python Natural Language Processing: Explore tools and techniques to analyze and process text with a view to building real-world NLP applications. Packt Publishing Ltd: Birmingham. ISBN: 9781838982584.</w:t>
      </w:r>
    </w:p>
    <w:p w14:paraId="5CEFF48D" w14:textId="77777777" w:rsidR="00287938" w:rsidRDefault="00287938" w:rsidP="00287938">
      <w:pPr>
        <w:pStyle w:val="ListParagraph"/>
        <w:spacing w:line="240" w:lineRule="auto"/>
        <w:ind w:left="851"/>
        <w:rPr>
          <w:rFonts w:ascii="Times New Roman" w:hAnsi="Times New Roman" w:cs="Times New Roman"/>
          <w:sz w:val="24"/>
          <w:szCs w:val="24"/>
        </w:rPr>
      </w:pPr>
    </w:p>
    <w:p w14:paraId="07FBFEB4" w14:textId="020CD517" w:rsidR="00287938" w:rsidRPr="00287938" w:rsidRDefault="006E67A4" w:rsidP="00287938">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Kirasich, Kaitlin; Smith, Trace; and Sadler, Bivin (2018) "Random Forest vs Logistic Regression: Binary Classification for Heterogeneous Datasets," SMU Data Science Review: Vol. 1: No. 3, Article 9.</w:t>
      </w:r>
    </w:p>
    <w:p w14:paraId="6966FBC8" w14:textId="77777777" w:rsidR="00287938" w:rsidRPr="00287938" w:rsidRDefault="00287938" w:rsidP="00287938">
      <w:pPr>
        <w:pStyle w:val="ListParagraph"/>
        <w:rPr>
          <w:rFonts w:ascii="Times New Roman" w:hAnsi="Times New Roman" w:cs="Times New Roman"/>
          <w:sz w:val="24"/>
          <w:szCs w:val="24"/>
        </w:rPr>
      </w:pPr>
    </w:p>
    <w:p w14:paraId="3050C316" w14:textId="3E66C763"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 xml:space="preserve">Kumar, S., Kar, A. K., &amp; Ilavarasan, P. V. (2021). Applications of text mining in services management: A systematic literature review. International Journal of Information Management Data Insights, 1(1), 100008. </w:t>
      </w:r>
      <w:proofErr w:type="gramStart"/>
      <w:r w:rsidRPr="006E67A4">
        <w:rPr>
          <w:rFonts w:ascii="Times New Roman" w:hAnsi="Times New Roman" w:cs="Times New Roman"/>
          <w:sz w:val="24"/>
          <w:szCs w:val="24"/>
        </w:rPr>
        <w:t>doi:10.1016/j.jjimei</w:t>
      </w:r>
      <w:proofErr w:type="gramEnd"/>
      <w:r w:rsidRPr="006E67A4">
        <w:rPr>
          <w:rFonts w:ascii="Times New Roman" w:hAnsi="Times New Roman" w:cs="Times New Roman"/>
          <w:sz w:val="24"/>
          <w:szCs w:val="24"/>
        </w:rPr>
        <w:t>.2021.100008.</w:t>
      </w:r>
    </w:p>
    <w:p w14:paraId="2558DF29"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5D75FC43"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Liu, Bing. (2020). Sentiment Analysis: Mining Opinions, Sentiments, and Emotions. Cambridge University Press. ISBN: 9781108486378.</w:t>
      </w:r>
    </w:p>
    <w:p w14:paraId="125B846A"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5BF38377"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Mahesh, B. (2020). Machine learning algorithms-a review. International Journal of Science and Research (IJSR</w:t>
      </w:r>
      <w:proofErr w:type="gramStart"/>
      <w:r w:rsidRPr="006E67A4">
        <w:rPr>
          <w:rFonts w:ascii="Times New Roman" w:hAnsi="Times New Roman" w:cs="Times New Roman"/>
          <w:sz w:val="24"/>
          <w:szCs w:val="24"/>
        </w:rPr>
        <w:t>).[</w:t>
      </w:r>
      <w:proofErr w:type="gramEnd"/>
      <w:r w:rsidRPr="006E67A4">
        <w:rPr>
          <w:rFonts w:ascii="Times New Roman" w:hAnsi="Times New Roman" w:cs="Times New Roman"/>
          <w:sz w:val="24"/>
          <w:szCs w:val="24"/>
        </w:rPr>
        <w:t>Internet], 9, 381-386.</w:t>
      </w:r>
    </w:p>
    <w:p w14:paraId="28074579"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3A00F33F"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Mohri, M., Rostamizadeh, A., Talwalkar, A. (2018). Foundations of Machine Learning Second Edition. The MIT Press: Cambridge, MA. ISBN 9780262039406.</w:t>
      </w:r>
    </w:p>
    <w:p w14:paraId="51808BE1"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4B832854"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Penn Treebank P.O.S Tags. https://www.ling.upenn.edu/courses/Fall_2003/ling001/penn_treebank_pos.html. Diakses pada 12 Mei 2022.</w:t>
      </w:r>
    </w:p>
    <w:p w14:paraId="01AF0672"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3296F46B"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 xml:space="preserve">Prakash, C., Chittimalli P. K., Naik, R. (2022). Domain Specific Text Preprocessing for Open Information Extraction. ISEC 2022: 15th </w:t>
      </w:r>
      <w:r w:rsidRPr="006E67A4">
        <w:rPr>
          <w:rFonts w:ascii="Times New Roman" w:hAnsi="Times New Roman" w:cs="Times New Roman"/>
          <w:sz w:val="24"/>
          <w:szCs w:val="24"/>
        </w:rPr>
        <w:lastRenderedPageBreak/>
        <w:t>Innovations in Software Engineering Conference. Article 28, 1–</w:t>
      </w:r>
      <w:proofErr w:type="gramStart"/>
      <w:r w:rsidRPr="006E67A4">
        <w:rPr>
          <w:rFonts w:ascii="Times New Roman" w:hAnsi="Times New Roman" w:cs="Times New Roman"/>
          <w:sz w:val="24"/>
          <w:szCs w:val="24"/>
        </w:rPr>
        <w:t>5.https://doi.org/10.1145/3511430.3511456</w:t>
      </w:r>
      <w:proofErr w:type="gramEnd"/>
      <w:r w:rsidRPr="006E67A4">
        <w:rPr>
          <w:rFonts w:ascii="Times New Roman" w:hAnsi="Times New Roman" w:cs="Times New Roman"/>
          <w:sz w:val="24"/>
          <w:szCs w:val="24"/>
        </w:rPr>
        <w:t>.</w:t>
      </w:r>
    </w:p>
    <w:p w14:paraId="088A4FAA"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3D1ED43F"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PYPL Index. (2022). PYPL PopularitY of Programming Language. Diakses pada 09 Mei 2022. http://pypl.github.io/PYPL.html.</w:t>
      </w:r>
      <w:r w:rsidRPr="006E67A4">
        <w:rPr>
          <w:rFonts w:ascii="Times New Roman" w:hAnsi="Times New Roman" w:cs="Times New Roman"/>
          <w:sz w:val="24"/>
          <w:szCs w:val="24"/>
        </w:rPr>
        <w:cr/>
      </w:r>
    </w:p>
    <w:p w14:paraId="62C14429"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Retnoningsih E, Pramudita R. 2020. Mengenal Machine Learning Dengan Teknik Supervised dan Unsupervised Learning Menggunakan Python. Bina Insani ICT Journal. 7 (2): 156-165.</w:t>
      </w:r>
    </w:p>
    <w:p w14:paraId="2B60B97B"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38B85C55"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Saim, M. M, Hassan A., (2022). Comparative study of machine learning algorithms (SVM, Logistic Regression and KNN) to predict cardiovascular diseases. E3S Web Conf. 351 01037. DOI: 10.1051/e3sconf/202235101037.</w:t>
      </w:r>
    </w:p>
    <w:p w14:paraId="13BAE8A5"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047BCB86"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Sharma, H., Saraswat, M., Yadav, A., Kim, J. H., &amp; Bansal, J. C. (Eds.). (2021). Congress on Intelligent Systems. Advances in Intelligent Systems and Computing. doi:10.1007/978-981-33-6981-8.</w:t>
      </w:r>
    </w:p>
    <w:p w14:paraId="1C3B9565"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34DF02A2"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 xml:space="preserve">Speiser, J. L., Miller, M. E., Tooze, J., &amp; Ip, E. (2019). A Comparison of Random Forest Variable Selection Methods for Classification Prediction Modeling. Expert Systems with Applications. </w:t>
      </w:r>
      <w:proofErr w:type="gramStart"/>
      <w:r w:rsidRPr="006E67A4">
        <w:rPr>
          <w:rFonts w:ascii="Times New Roman" w:hAnsi="Times New Roman" w:cs="Times New Roman"/>
          <w:sz w:val="24"/>
          <w:szCs w:val="24"/>
        </w:rPr>
        <w:t>doi:10.1016/j.eswa</w:t>
      </w:r>
      <w:proofErr w:type="gramEnd"/>
      <w:r w:rsidRPr="006E67A4">
        <w:rPr>
          <w:rFonts w:ascii="Times New Roman" w:hAnsi="Times New Roman" w:cs="Times New Roman"/>
          <w:sz w:val="24"/>
          <w:szCs w:val="24"/>
        </w:rPr>
        <w:t>.2019.05.028</w:t>
      </w:r>
    </w:p>
    <w:p w14:paraId="6A74CA81"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1D89A5E9"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Srinath, K. R. (2017). Python – The Fastest Growing Programming Language. International Research Journal of Engineering Technology (IRJET), 04(12), 354–357.</w:t>
      </w:r>
    </w:p>
    <w:p w14:paraId="44AE9677"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78CF1D42"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Tama, V. O., Sibaroni, Y., &amp; Adiwijaya. (2019). Labeling Analysis in the Classification of Product Review Sentiments by using Multinomial Naive Bayes Algorithm. Journal of Physics: Conference Series, 1192, 012036. doi:10.1088/1742-6596/1192/1/012036.</w:t>
      </w:r>
    </w:p>
    <w:p w14:paraId="3CA25880"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3B29F327"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Tao, D., Yang, P., &amp; Feng, H. (2020). Utilization of text mining as a big data analysis tool for food science and nutrition. Comprehensive Reviews in Food Science and Food Safety, 19(2), 875–894. doi:10.1111/1541-4337.12540.</w:t>
      </w:r>
    </w:p>
    <w:p w14:paraId="5361F20A"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6F8F3F6C"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Thanaki, J. (2018). Python Natural Language Processing. Packt Publishing Ltd: Birmingham. ISBN: 9781787121423.</w:t>
      </w:r>
    </w:p>
    <w:p w14:paraId="6581119C"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238D85C9" w14:textId="4204BFDC"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TIOBE Index. (2022). TIOBE - The Software Quality Company. Diakses pada 09 Mei 2022. https://www.tiobe.com/tiobe-index/.</w:t>
      </w:r>
    </w:p>
    <w:p w14:paraId="07522A05"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7622A58E"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lastRenderedPageBreak/>
        <w:t>Tran, H., (2019). Survey of Machine Learning and Data Mining Techniques used in Multimedia System. The University of Texas at Dallas. doi:10.13140/RG.2.2.20395.49446/1.</w:t>
      </w:r>
    </w:p>
    <w:p w14:paraId="7EB4937B" w14:textId="77777777" w:rsidR="006E67A4" w:rsidRPr="006E67A4" w:rsidRDefault="006E67A4" w:rsidP="006E67A4">
      <w:pPr>
        <w:pStyle w:val="ListParagraph"/>
        <w:spacing w:line="240" w:lineRule="auto"/>
        <w:ind w:left="851"/>
        <w:rPr>
          <w:rFonts w:ascii="Times New Roman" w:hAnsi="Times New Roman" w:cs="Times New Roman"/>
          <w:sz w:val="24"/>
          <w:szCs w:val="24"/>
        </w:rPr>
      </w:pPr>
    </w:p>
    <w:p w14:paraId="708AD296" w14:textId="77777777" w:rsidR="006E67A4" w:rsidRPr="006E67A4" w:rsidRDefault="006E67A4" w:rsidP="006E67A4">
      <w:pPr>
        <w:pStyle w:val="ListParagraph"/>
        <w:numPr>
          <w:ilvl w:val="0"/>
          <w:numId w:val="29"/>
        </w:numPr>
        <w:spacing w:line="240" w:lineRule="auto"/>
        <w:ind w:left="851" w:hanging="491"/>
        <w:rPr>
          <w:rFonts w:ascii="Times New Roman" w:hAnsi="Times New Roman" w:cs="Times New Roman"/>
          <w:sz w:val="24"/>
          <w:szCs w:val="24"/>
        </w:rPr>
      </w:pPr>
      <w:r w:rsidRPr="006E67A4">
        <w:rPr>
          <w:rFonts w:ascii="Times New Roman" w:hAnsi="Times New Roman" w:cs="Times New Roman"/>
          <w:sz w:val="24"/>
          <w:szCs w:val="24"/>
        </w:rPr>
        <w:t>Vanaja, S., Belwal, M. (2018). Aspect-Level Sentiment Analysis on E-Commerce Data. Proceedings of the International Conference on Inventive Research in Computing Applications (ICIRCA 2018). doi:10.1109/ICIRCA.2018.8597286.</w:t>
      </w:r>
    </w:p>
    <w:p w14:paraId="18BDBCE8" w14:textId="77777777" w:rsidR="006E67A4" w:rsidRPr="00CA64D4" w:rsidRDefault="006E67A4" w:rsidP="006E67A4">
      <w:pPr>
        <w:spacing w:line="240" w:lineRule="auto"/>
        <w:ind w:left="851" w:hanging="491"/>
        <w:rPr>
          <w:rFonts w:ascii="Times New Roman" w:hAnsi="Times New Roman" w:cs="Times New Roman"/>
          <w:sz w:val="24"/>
          <w:szCs w:val="24"/>
        </w:rPr>
      </w:pPr>
    </w:p>
    <w:p w14:paraId="1D161C9C" w14:textId="3BD3FFD8" w:rsidR="00070025" w:rsidRDefault="00070025" w:rsidP="00BC2BE3">
      <w:pPr>
        <w:spacing w:before="240" w:line="240" w:lineRule="auto"/>
        <w:rPr>
          <w:rFonts w:ascii="Times New Roman" w:eastAsia="Times New Roman" w:hAnsi="Times New Roman" w:cs="Times New Roman"/>
          <w:sz w:val="24"/>
          <w:szCs w:val="24"/>
        </w:rPr>
        <w:sectPr w:rsidR="00070025">
          <w:headerReference w:type="first" r:id="rId42"/>
          <w:footerReference w:type="first" r:id="rId43"/>
          <w:pgSz w:w="11906" w:h="16838"/>
          <w:pgMar w:top="2268" w:right="1701" w:bottom="1701" w:left="2268" w:header="709" w:footer="709" w:gutter="0"/>
          <w:cols w:space="720"/>
          <w:titlePg/>
        </w:sectPr>
      </w:pPr>
    </w:p>
    <w:p w14:paraId="74544D7B" w14:textId="67821094" w:rsidR="00070025" w:rsidRDefault="008B7CCE">
      <w:pPr>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lastRenderedPageBreak/>
        <w:t>L</w:t>
      </w:r>
      <w:r>
        <w:rPr>
          <w:rFonts w:ascii="Times New Roman" w:eastAsia="Times New Roman" w:hAnsi="Times New Roman" w:cs="Times New Roman"/>
          <w:b/>
          <w:sz w:val="28"/>
          <w:szCs w:val="28"/>
        </w:rPr>
        <w:t>ISTING PROGRAM</w:t>
      </w:r>
    </w:p>
    <w:p w14:paraId="03C2F7FA" w14:textId="77777777" w:rsidR="00BC2BE3" w:rsidRDefault="00BC2BE3">
      <w:pPr>
        <w:jc w:val="center"/>
        <w:rPr>
          <w:rFonts w:ascii="Times New Roman" w:eastAsia="Times New Roman" w:hAnsi="Times New Roman" w:cs="Times New Roman"/>
          <w:b/>
          <w:sz w:val="28"/>
          <w:szCs w:val="28"/>
        </w:rPr>
      </w:pPr>
    </w:p>
    <w:p w14:paraId="612D6C7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 coding: utf-8 -*-</w:t>
      </w:r>
    </w:p>
    <w:p w14:paraId="26A6994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"""SentimentAnalysis.ipynb</w:t>
      </w:r>
    </w:p>
    <w:p w14:paraId="6051F06F" w14:textId="77777777" w:rsidR="00070025" w:rsidRPr="0046403F" w:rsidRDefault="00070025">
      <w:pPr>
        <w:spacing w:after="0" w:line="240" w:lineRule="auto"/>
        <w:rPr>
          <w:rFonts w:ascii="Courier New" w:eastAsia="Fira Mono" w:hAnsi="Courier New" w:cs="Courier New"/>
          <w:sz w:val="18"/>
          <w:szCs w:val="18"/>
        </w:rPr>
      </w:pPr>
    </w:p>
    <w:p w14:paraId="4281B76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1. Data Preparation</w:t>
      </w:r>
    </w:p>
    <w:p w14:paraId="0565C589" w14:textId="77777777" w:rsidR="00070025" w:rsidRPr="0046403F" w:rsidRDefault="00070025">
      <w:pPr>
        <w:spacing w:after="0" w:line="240" w:lineRule="auto"/>
        <w:rPr>
          <w:rFonts w:ascii="Courier New" w:eastAsia="Fira Mono" w:hAnsi="Courier New" w:cs="Courier New"/>
          <w:sz w:val="18"/>
          <w:szCs w:val="18"/>
        </w:rPr>
      </w:pPr>
    </w:p>
    <w:p w14:paraId="2C57C77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1.1 Data Collection</w:t>
      </w:r>
    </w:p>
    <w:p w14:paraId="3E8B66D6" w14:textId="77777777" w:rsidR="00070025" w:rsidRPr="0046403F" w:rsidRDefault="00070025">
      <w:pPr>
        <w:spacing w:after="0" w:line="240" w:lineRule="auto"/>
        <w:rPr>
          <w:rFonts w:ascii="Courier New" w:eastAsia="Fira Mono" w:hAnsi="Courier New" w:cs="Courier New"/>
          <w:sz w:val="18"/>
          <w:szCs w:val="18"/>
        </w:rPr>
      </w:pPr>
    </w:p>
    <w:p w14:paraId="04F4F457" w14:textId="77777777" w:rsidR="00070025" w:rsidRPr="0046403F" w:rsidRDefault="00070025">
      <w:pPr>
        <w:spacing w:after="0" w:line="240" w:lineRule="auto"/>
        <w:rPr>
          <w:rFonts w:ascii="Courier New" w:eastAsia="Fira Mono" w:hAnsi="Courier New" w:cs="Courier New"/>
          <w:sz w:val="18"/>
          <w:szCs w:val="18"/>
        </w:rPr>
      </w:pPr>
    </w:p>
    <w:p w14:paraId="444E63D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Library </w:t>
      </w:r>
      <w:proofErr w:type="gramStart"/>
      <w:r w:rsidRPr="0046403F">
        <w:rPr>
          <w:rFonts w:ascii="Courier New" w:eastAsia="Fira Mono" w:hAnsi="Courier New" w:cs="Courier New"/>
          <w:sz w:val="18"/>
          <w:szCs w:val="18"/>
        </w:rPr>
        <w:t>used :</w:t>
      </w:r>
      <w:proofErr w:type="gramEnd"/>
      <w:r w:rsidRPr="0046403F">
        <w:rPr>
          <w:rFonts w:ascii="Courier New" w:eastAsia="Fira Mono" w:hAnsi="Courier New" w:cs="Courier New"/>
          <w:sz w:val="18"/>
          <w:szCs w:val="18"/>
        </w:rPr>
        <w:t xml:space="preserve"> [google-play-scraper 1.1.0](https://pypi.org/project/google-play-scraper/)</w:t>
      </w:r>
    </w:p>
    <w:p w14:paraId="0E598F8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App </w:t>
      </w:r>
      <w:proofErr w:type="gramStart"/>
      <w:r w:rsidRPr="0046403F">
        <w:rPr>
          <w:rFonts w:ascii="Courier New" w:eastAsia="Fira Mono" w:hAnsi="Courier New" w:cs="Courier New"/>
          <w:sz w:val="18"/>
          <w:szCs w:val="18"/>
        </w:rPr>
        <w:t>Source :</w:t>
      </w:r>
      <w:proofErr w:type="gramEnd"/>
      <w:r w:rsidRPr="0046403F">
        <w:rPr>
          <w:rFonts w:ascii="Courier New" w:eastAsia="Fira Mono" w:hAnsi="Courier New" w:cs="Courier New"/>
          <w:sz w:val="18"/>
          <w:szCs w:val="18"/>
        </w:rPr>
        <w:t xml:space="preserve"> [Amazon Shopping - Apps on Google Play](https://play.google.com/store/apps/details?id=com.amazon.mShop.android.shopping)</w:t>
      </w:r>
    </w:p>
    <w:p w14:paraId="1CE3955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61E42083" w14:textId="77777777" w:rsidR="00070025" w:rsidRPr="0046403F" w:rsidRDefault="00070025">
      <w:pPr>
        <w:spacing w:after="0" w:line="240" w:lineRule="auto"/>
        <w:rPr>
          <w:rFonts w:ascii="Courier New" w:eastAsia="Fira Mono" w:hAnsi="Courier New" w:cs="Courier New"/>
          <w:sz w:val="18"/>
          <w:szCs w:val="18"/>
        </w:rPr>
      </w:pPr>
    </w:p>
    <w:p w14:paraId="07C0248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Installing library google-play-scraper</w:t>
      </w:r>
    </w:p>
    <w:p w14:paraId="7144ECFB"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!pip</w:t>
      </w:r>
      <w:proofErr w:type="gramEnd"/>
      <w:r w:rsidRPr="0046403F">
        <w:rPr>
          <w:rFonts w:ascii="Courier New" w:eastAsia="Fira Mono" w:hAnsi="Courier New" w:cs="Courier New"/>
          <w:sz w:val="18"/>
          <w:szCs w:val="18"/>
        </w:rPr>
        <w:t xml:space="preserve"> install google-play-scraper</w:t>
      </w:r>
    </w:p>
    <w:p w14:paraId="7C445902" w14:textId="77777777" w:rsidR="00070025" w:rsidRPr="0046403F" w:rsidRDefault="00070025">
      <w:pPr>
        <w:spacing w:after="0" w:line="240" w:lineRule="auto"/>
        <w:rPr>
          <w:rFonts w:ascii="Courier New" w:eastAsia="Fira Mono" w:hAnsi="Courier New" w:cs="Courier New"/>
          <w:sz w:val="18"/>
          <w:szCs w:val="18"/>
        </w:rPr>
      </w:pPr>
    </w:p>
    <w:p w14:paraId="65179D6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Import libraries</w:t>
      </w:r>
    </w:p>
    <w:p w14:paraId="55FF80F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pandas as pd</w:t>
      </w:r>
    </w:p>
    <w:p w14:paraId="4603752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numpy as np</w:t>
      </w:r>
    </w:p>
    <w:p w14:paraId="0DB2F2FA" w14:textId="77777777" w:rsidR="00070025" w:rsidRPr="0046403F" w:rsidRDefault="00070025">
      <w:pPr>
        <w:spacing w:after="0" w:line="240" w:lineRule="auto"/>
        <w:rPr>
          <w:rFonts w:ascii="Courier New" w:eastAsia="Fira Mono" w:hAnsi="Courier New" w:cs="Courier New"/>
          <w:sz w:val="18"/>
          <w:szCs w:val="18"/>
        </w:rPr>
      </w:pPr>
    </w:p>
    <w:p w14:paraId="25201A1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Scraping amazon reviews from play store</w:t>
      </w:r>
    </w:p>
    <w:p w14:paraId="5B94CF5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google_play_scraper import Sort, reviews_all</w:t>
      </w:r>
    </w:p>
    <w:p w14:paraId="76E27220" w14:textId="77777777" w:rsidR="00070025" w:rsidRPr="0046403F" w:rsidRDefault="00070025">
      <w:pPr>
        <w:spacing w:after="0" w:line="240" w:lineRule="auto"/>
        <w:rPr>
          <w:rFonts w:ascii="Courier New" w:eastAsia="Fira Mono" w:hAnsi="Courier New" w:cs="Courier New"/>
          <w:sz w:val="18"/>
          <w:szCs w:val="18"/>
        </w:rPr>
      </w:pPr>
    </w:p>
    <w:p w14:paraId="684120B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amazon_reviews = </w:t>
      </w:r>
      <w:proofErr w:type="gramStart"/>
      <w:r w:rsidRPr="0046403F">
        <w:rPr>
          <w:rFonts w:ascii="Courier New" w:eastAsia="Fira Mono" w:hAnsi="Courier New" w:cs="Courier New"/>
          <w:sz w:val="18"/>
          <w:szCs w:val="18"/>
        </w:rPr>
        <w:t>reviews(</w:t>
      </w:r>
      <w:proofErr w:type="gramEnd"/>
    </w:p>
    <w:p w14:paraId="25903C3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w:t>
      </w:r>
      <w:proofErr w:type="gramStart"/>
      <w:r w:rsidRPr="0046403F">
        <w:rPr>
          <w:rFonts w:ascii="Courier New" w:eastAsia="Fira Mono" w:hAnsi="Courier New" w:cs="Courier New"/>
          <w:sz w:val="18"/>
          <w:szCs w:val="18"/>
        </w:rPr>
        <w:t>com.amazon</w:t>
      </w:r>
      <w:proofErr w:type="gramEnd"/>
      <w:r w:rsidRPr="0046403F">
        <w:rPr>
          <w:rFonts w:ascii="Courier New" w:eastAsia="Fira Mono" w:hAnsi="Courier New" w:cs="Courier New"/>
          <w:sz w:val="18"/>
          <w:szCs w:val="18"/>
        </w:rPr>
        <w:t>.mShop.android.shopping",</w:t>
      </w:r>
    </w:p>
    <w:p w14:paraId="29638F0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lang="en",</w:t>
      </w:r>
    </w:p>
    <w:p w14:paraId="6B72F97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country="us",</w:t>
      </w:r>
    </w:p>
    <w:p w14:paraId="34D89EE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sort=Sort.NEWEST</w:t>
      </w:r>
    </w:p>
    <w:p w14:paraId="75559E2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70A1E109" w14:textId="77777777" w:rsidR="00070025" w:rsidRPr="0046403F" w:rsidRDefault="00070025">
      <w:pPr>
        <w:spacing w:after="0" w:line="240" w:lineRule="auto"/>
        <w:rPr>
          <w:rFonts w:ascii="Courier New" w:eastAsia="Fira Mono" w:hAnsi="Courier New" w:cs="Courier New"/>
          <w:sz w:val="18"/>
          <w:szCs w:val="18"/>
        </w:rPr>
      </w:pPr>
    </w:p>
    <w:p w14:paraId="0D431B9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Create dataset from scraped reviews</w:t>
      </w:r>
    </w:p>
    <w:p w14:paraId="628568E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reviews = </w:t>
      </w:r>
      <w:proofErr w:type="gramStart"/>
      <w:r w:rsidRPr="0046403F">
        <w:rPr>
          <w:rFonts w:ascii="Courier New" w:eastAsia="Fira Mono" w:hAnsi="Courier New" w:cs="Courier New"/>
          <w:sz w:val="18"/>
          <w:szCs w:val="18"/>
        </w:rPr>
        <w:t>pd.DataFrame</w:t>
      </w:r>
      <w:proofErr w:type="gramEnd"/>
      <w:r w:rsidRPr="0046403F">
        <w:rPr>
          <w:rFonts w:ascii="Courier New" w:eastAsia="Fira Mono" w:hAnsi="Courier New" w:cs="Courier New"/>
          <w:sz w:val="18"/>
          <w:szCs w:val="18"/>
        </w:rPr>
        <w:t>(np.array(amazon_reviews), columns=["review"])</w:t>
      </w:r>
    </w:p>
    <w:p w14:paraId="3316875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df_reviews = df_</w:t>
      </w:r>
      <w:proofErr w:type="gramStart"/>
      <w:r w:rsidRPr="0046403F">
        <w:rPr>
          <w:rFonts w:ascii="Courier New" w:eastAsia="Fira Mono" w:hAnsi="Courier New" w:cs="Courier New"/>
          <w:sz w:val="18"/>
          <w:szCs w:val="18"/>
        </w:rPr>
        <w:t>reviews.join</w:t>
      </w:r>
      <w:proofErr w:type="gramEnd"/>
      <w:r w:rsidRPr="0046403F">
        <w:rPr>
          <w:rFonts w:ascii="Courier New" w:eastAsia="Fira Mono" w:hAnsi="Courier New" w:cs="Courier New"/>
          <w:sz w:val="18"/>
          <w:szCs w:val="18"/>
        </w:rPr>
        <w:t>(pd.DataFrame(reviews.pop("review").tolist()))</w:t>
      </w:r>
    </w:p>
    <w:p w14:paraId="0251EBA5" w14:textId="77777777" w:rsidR="00070025" w:rsidRPr="0046403F" w:rsidRDefault="00070025">
      <w:pPr>
        <w:spacing w:after="0" w:line="240" w:lineRule="auto"/>
        <w:rPr>
          <w:rFonts w:ascii="Courier New" w:eastAsia="Fira Mono" w:hAnsi="Courier New" w:cs="Courier New"/>
          <w:sz w:val="18"/>
          <w:szCs w:val="18"/>
        </w:rPr>
      </w:pPr>
    </w:p>
    <w:p w14:paraId="1BC9DBC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Save raw reviews dataset as csv file</w:t>
      </w:r>
    </w:p>
    <w:p w14:paraId="2A013C0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df_reviews.to_</w:t>
      </w:r>
      <w:proofErr w:type="gramStart"/>
      <w:r w:rsidRPr="0046403F">
        <w:rPr>
          <w:rFonts w:ascii="Courier New" w:eastAsia="Fira Mono" w:hAnsi="Courier New" w:cs="Courier New"/>
          <w:sz w:val="18"/>
          <w:szCs w:val="18"/>
        </w:rPr>
        <w:t>csv(</w:t>
      </w:r>
      <w:proofErr w:type="gramEnd"/>
      <w:r w:rsidRPr="0046403F">
        <w:rPr>
          <w:rFonts w:ascii="Courier New" w:eastAsia="Fira Mono" w:hAnsi="Courier New" w:cs="Courier New"/>
          <w:sz w:val="18"/>
          <w:szCs w:val="18"/>
        </w:rPr>
        <w:t>"amazon-reviews_raw.csv", index=False)</w:t>
      </w:r>
    </w:p>
    <w:p w14:paraId="0C68EE7A" w14:textId="77777777" w:rsidR="00070025" w:rsidRPr="0046403F" w:rsidRDefault="00070025">
      <w:pPr>
        <w:spacing w:after="0" w:line="240" w:lineRule="auto"/>
        <w:rPr>
          <w:rFonts w:ascii="Courier New" w:eastAsia="Fira Mono" w:hAnsi="Courier New" w:cs="Courier New"/>
          <w:sz w:val="18"/>
          <w:szCs w:val="18"/>
        </w:rPr>
      </w:pPr>
    </w:p>
    <w:p w14:paraId="3091838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1.2 Data Cleaning</w:t>
      </w:r>
    </w:p>
    <w:p w14:paraId="5970B221" w14:textId="77777777" w:rsidR="00070025" w:rsidRPr="0046403F" w:rsidRDefault="00070025">
      <w:pPr>
        <w:spacing w:after="0" w:line="240" w:lineRule="auto"/>
        <w:rPr>
          <w:rFonts w:ascii="Courier New" w:eastAsia="Fira Mono" w:hAnsi="Courier New" w:cs="Courier New"/>
          <w:sz w:val="18"/>
          <w:szCs w:val="18"/>
        </w:rPr>
      </w:pPr>
    </w:p>
    <w:p w14:paraId="536E8A2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Steps:</w:t>
      </w:r>
    </w:p>
    <w:p w14:paraId="52B614A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Check for duplicated row</w:t>
      </w:r>
    </w:p>
    <w:p w14:paraId="2E42ACB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Check for missing value</w:t>
      </w:r>
    </w:p>
    <w:p w14:paraId="4EE80FB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Only keep neccessary column(s)</w:t>
      </w:r>
    </w:p>
    <w:p w14:paraId="37AEC9C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Rename columns</w:t>
      </w:r>
    </w:p>
    <w:p w14:paraId="477F8DE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Remove newline, special character, and emojis from review</w:t>
      </w:r>
    </w:p>
    <w:p w14:paraId="037433D0" w14:textId="77777777" w:rsidR="00070025" w:rsidRPr="0046403F" w:rsidRDefault="00070025">
      <w:pPr>
        <w:spacing w:after="0" w:line="240" w:lineRule="auto"/>
        <w:rPr>
          <w:rFonts w:ascii="Courier New" w:eastAsia="Fira Mono" w:hAnsi="Courier New" w:cs="Courier New"/>
          <w:sz w:val="18"/>
          <w:szCs w:val="18"/>
        </w:rPr>
      </w:pPr>
    </w:p>
    <w:p w14:paraId="1BF451F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06F901F8" w14:textId="77777777" w:rsidR="00070025" w:rsidRPr="0046403F" w:rsidRDefault="00070025">
      <w:pPr>
        <w:spacing w:after="0" w:line="240" w:lineRule="auto"/>
        <w:rPr>
          <w:rFonts w:ascii="Courier New" w:eastAsia="Fira Mono" w:hAnsi="Courier New" w:cs="Courier New"/>
          <w:sz w:val="18"/>
          <w:szCs w:val="18"/>
        </w:rPr>
      </w:pPr>
    </w:p>
    <w:p w14:paraId="19CD320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Load raw reviews dataset</w:t>
      </w:r>
    </w:p>
    <w:p w14:paraId="7005137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pandas as pd</w:t>
      </w:r>
    </w:p>
    <w:p w14:paraId="0DC82BF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re</w:t>
      </w:r>
    </w:p>
    <w:p w14:paraId="534BB969" w14:textId="77777777" w:rsidR="00070025" w:rsidRPr="0046403F" w:rsidRDefault="00070025">
      <w:pPr>
        <w:spacing w:after="0" w:line="240" w:lineRule="auto"/>
        <w:rPr>
          <w:rFonts w:ascii="Courier New" w:eastAsia="Fira Mono" w:hAnsi="Courier New" w:cs="Courier New"/>
          <w:sz w:val="18"/>
          <w:szCs w:val="18"/>
        </w:rPr>
      </w:pPr>
    </w:p>
    <w:p w14:paraId="1B14D5B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df_raw = </w:t>
      </w:r>
      <w:proofErr w:type="gramStart"/>
      <w:r w:rsidRPr="0046403F">
        <w:rPr>
          <w:rFonts w:ascii="Courier New" w:eastAsia="Fira Mono" w:hAnsi="Courier New" w:cs="Courier New"/>
          <w:sz w:val="18"/>
          <w:szCs w:val="18"/>
        </w:rPr>
        <w:t>pd.read</w:t>
      </w:r>
      <w:proofErr w:type="gramEnd"/>
      <w:r w:rsidRPr="0046403F">
        <w:rPr>
          <w:rFonts w:ascii="Courier New" w:eastAsia="Fira Mono" w:hAnsi="Courier New" w:cs="Courier New"/>
          <w:sz w:val="18"/>
          <w:szCs w:val="18"/>
        </w:rPr>
        <w:t>_csv("reviews_raw.csv")</w:t>
      </w:r>
    </w:p>
    <w:p w14:paraId="095704BB"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df_raw.info(</w:t>
      </w:r>
      <w:proofErr w:type="gramEnd"/>
      <w:r w:rsidRPr="0046403F">
        <w:rPr>
          <w:rFonts w:ascii="Courier New" w:eastAsia="Fira Mono" w:hAnsi="Courier New" w:cs="Courier New"/>
          <w:sz w:val="18"/>
          <w:szCs w:val="18"/>
        </w:rPr>
        <w:t>)</w:t>
      </w:r>
    </w:p>
    <w:p w14:paraId="6A5D1F19" w14:textId="77777777" w:rsidR="00070025" w:rsidRPr="0046403F" w:rsidRDefault="00070025">
      <w:pPr>
        <w:spacing w:after="0" w:line="240" w:lineRule="auto"/>
        <w:rPr>
          <w:rFonts w:ascii="Courier New" w:eastAsia="Fira Mono" w:hAnsi="Courier New" w:cs="Courier New"/>
          <w:sz w:val="18"/>
          <w:szCs w:val="18"/>
        </w:rPr>
      </w:pPr>
    </w:p>
    <w:p w14:paraId="117EDF8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lastRenderedPageBreak/>
        <w:t># Check duplicated row</w:t>
      </w:r>
    </w:p>
    <w:p w14:paraId="4B51B83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print(df_</w:t>
      </w:r>
      <w:proofErr w:type="gramStart"/>
      <w:r w:rsidRPr="0046403F">
        <w:rPr>
          <w:rFonts w:ascii="Courier New" w:eastAsia="Fira Mono" w:hAnsi="Courier New" w:cs="Courier New"/>
          <w:sz w:val="18"/>
          <w:szCs w:val="18"/>
        </w:rPr>
        <w:t>raw.duplicated</w:t>
      </w:r>
      <w:proofErr w:type="gramEnd"/>
      <w:r w:rsidRPr="0046403F">
        <w:rPr>
          <w:rFonts w:ascii="Courier New" w:eastAsia="Fira Mono" w:hAnsi="Courier New" w:cs="Courier New"/>
          <w:sz w:val="18"/>
          <w:szCs w:val="18"/>
        </w:rPr>
        <w:t>().sum())</w:t>
      </w:r>
    </w:p>
    <w:p w14:paraId="19144FED" w14:textId="77777777" w:rsidR="00070025" w:rsidRPr="0046403F" w:rsidRDefault="00070025">
      <w:pPr>
        <w:spacing w:after="0" w:line="240" w:lineRule="auto"/>
        <w:rPr>
          <w:rFonts w:ascii="Courier New" w:eastAsia="Fira Mono" w:hAnsi="Courier New" w:cs="Courier New"/>
          <w:sz w:val="18"/>
          <w:szCs w:val="18"/>
        </w:rPr>
      </w:pPr>
    </w:p>
    <w:p w14:paraId="3B4AF0F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Check missing value</w:t>
      </w:r>
    </w:p>
    <w:p w14:paraId="450A301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print(df_raw["content"</w:t>
      </w:r>
      <w:proofErr w:type="gramStart"/>
      <w:r w:rsidRPr="0046403F">
        <w:rPr>
          <w:rFonts w:ascii="Courier New" w:eastAsia="Fira Mono" w:hAnsi="Courier New" w:cs="Courier New"/>
          <w:sz w:val="18"/>
          <w:szCs w:val="18"/>
        </w:rPr>
        <w:t>].isna</w:t>
      </w:r>
      <w:proofErr w:type="gramEnd"/>
      <w:r w:rsidRPr="0046403F">
        <w:rPr>
          <w:rFonts w:ascii="Courier New" w:eastAsia="Fira Mono" w:hAnsi="Courier New" w:cs="Courier New"/>
          <w:sz w:val="18"/>
          <w:szCs w:val="18"/>
        </w:rPr>
        <w:t>().sum().sum())</w:t>
      </w:r>
    </w:p>
    <w:p w14:paraId="32E36A00" w14:textId="77777777" w:rsidR="00070025" w:rsidRPr="0046403F" w:rsidRDefault="00070025">
      <w:pPr>
        <w:spacing w:after="0" w:line="240" w:lineRule="auto"/>
        <w:rPr>
          <w:rFonts w:ascii="Courier New" w:eastAsia="Fira Mono" w:hAnsi="Courier New" w:cs="Courier New"/>
          <w:sz w:val="18"/>
          <w:szCs w:val="18"/>
        </w:rPr>
      </w:pPr>
    </w:p>
    <w:p w14:paraId="596649B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def remove_emojis(data):</w:t>
      </w:r>
    </w:p>
    <w:p w14:paraId="4426781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emoj = </w:t>
      </w:r>
      <w:proofErr w:type="gramStart"/>
      <w:r w:rsidRPr="0046403F">
        <w:rPr>
          <w:rFonts w:ascii="Courier New" w:eastAsia="Fira Mono" w:hAnsi="Courier New" w:cs="Courier New"/>
          <w:sz w:val="18"/>
          <w:szCs w:val="18"/>
        </w:rPr>
        <w:t>re.compile</w:t>
      </w:r>
      <w:proofErr w:type="gramEnd"/>
      <w:r w:rsidRPr="0046403F">
        <w:rPr>
          <w:rFonts w:ascii="Courier New" w:eastAsia="Fira Mono" w:hAnsi="Courier New" w:cs="Courier New"/>
          <w:sz w:val="18"/>
          <w:szCs w:val="18"/>
        </w:rPr>
        <w:t>("["</w:t>
      </w:r>
    </w:p>
    <w:p w14:paraId="12D94A2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u"\U00002700-\U000027BF</w:t>
      </w:r>
      <w:proofErr w:type="gramStart"/>
      <w:r w:rsidRPr="0046403F">
        <w:rPr>
          <w:rFonts w:ascii="Courier New" w:eastAsia="Fira Mono" w:hAnsi="Courier New" w:cs="Courier New"/>
          <w:sz w:val="18"/>
          <w:szCs w:val="18"/>
        </w:rPr>
        <w:t>"  #</w:t>
      </w:r>
      <w:proofErr w:type="gramEnd"/>
      <w:r w:rsidRPr="0046403F">
        <w:rPr>
          <w:rFonts w:ascii="Courier New" w:eastAsia="Fira Mono" w:hAnsi="Courier New" w:cs="Courier New"/>
          <w:sz w:val="18"/>
          <w:szCs w:val="18"/>
        </w:rPr>
        <w:t xml:space="preserve"> Dingbats</w:t>
      </w:r>
    </w:p>
    <w:p w14:paraId="34FE2DB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u"\U0001F600-\U0001F64F</w:t>
      </w:r>
      <w:proofErr w:type="gramStart"/>
      <w:r w:rsidRPr="0046403F">
        <w:rPr>
          <w:rFonts w:ascii="Courier New" w:eastAsia="Fira Mono" w:hAnsi="Courier New" w:cs="Courier New"/>
          <w:sz w:val="18"/>
          <w:szCs w:val="18"/>
        </w:rPr>
        <w:t>"  #</w:t>
      </w:r>
      <w:proofErr w:type="gramEnd"/>
      <w:r w:rsidRPr="0046403F">
        <w:rPr>
          <w:rFonts w:ascii="Courier New" w:eastAsia="Fira Mono" w:hAnsi="Courier New" w:cs="Courier New"/>
          <w:sz w:val="18"/>
          <w:szCs w:val="18"/>
        </w:rPr>
        <w:t xml:space="preserve"> Emoticons</w:t>
      </w:r>
    </w:p>
    <w:p w14:paraId="162D32E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u"\U00002600-\U000026FF</w:t>
      </w:r>
      <w:proofErr w:type="gramStart"/>
      <w:r w:rsidRPr="0046403F">
        <w:rPr>
          <w:rFonts w:ascii="Courier New" w:eastAsia="Fira Mono" w:hAnsi="Courier New" w:cs="Courier New"/>
          <w:sz w:val="18"/>
          <w:szCs w:val="18"/>
        </w:rPr>
        <w:t>"  #</w:t>
      </w:r>
      <w:proofErr w:type="gramEnd"/>
      <w:r w:rsidRPr="0046403F">
        <w:rPr>
          <w:rFonts w:ascii="Courier New" w:eastAsia="Fira Mono" w:hAnsi="Courier New" w:cs="Courier New"/>
          <w:sz w:val="18"/>
          <w:szCs w:val="18"/>
        </w:rPr>
        <w:t xml:space="preserve"> Miscellaneous Symbols</w:t>
      </w:r>
    </w:p>
    <w:p w14:paraId="5F079FB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u"\U0001F300-\U0001F5FF</w:t>
      </w:r>
      <w:proofErr w:type="gramStart"/>
      <w:r w:rsidRPr="0046403F">
        <w:rPr>
          <w:rFonts w:ascii="Courier New" w:eastAsia="Fira Mono" w:hAnsi="Courier New" w:cs="Courier New"/>
          <w:sz w:val="18"/>
          <w:szCs w:val="18"/>
        </w:rPr>
        <w:t>"  #</w:t>
      </w:r>
      <w:proofErr w:type="gramEnd"/>
      <w:r w:rsidRPr="0046403F">
        <w:rPr>
          <w:rFonts w:ascii="Courier New" w:eastAsia="Fira Mono" w:hAnsi="Courier New" w:cs="Courier New"/>
          <w:sz w:val="18"/>
          <w:szCs w:val="18"/>
        </w:rPr>
        <w:t xml:space="preserve"> Miscellaneous Symbols And Pictographs</w:t>
      </w:r>
    </w:p>
    <w:p w14:paraId="42860AD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u"\U0001F900-\U0001F9FF</w:t>
      </w:r>
      <w:proofErr w:type="gramStart"/>
      <w:r w:rsidRPr="0046403F">
        <w:rPr>
          <w:rFonts w:ascii="Courier New" w:eastAsia="Fira Mono" w:hAnsi="Courier New" w:cs="Courier New"/>
          <w:sz w:val="18"/>
          <w:szCs w:val="18"/>
        </w:rPr>
        <w:t>"  #</w:t>
      </w:r>
      <w:proofErr w:type="gramEnd"/>
      <w:r w:rsidRPr="0046403F">
        <w:rPr>
          <w:rFonts w:ascii="Courier New" w:eastAsia="Fira Mono" w:hAnsi="Courier New" w:cs="Courier New"/>
          <w:sz w:val="18"/>
          <w:szCs w:val="18"/>
        </w:rPr>
        <w:t xml:space="preserve"> Supplemental Symbols and Pictographs</w:t>
      </w:r>
    </w:p>
    <w:p w14:paraId="2B5B97A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u"\U0001FA70-\U0001FAFF</w:t>
      </w:r>
      <w:proofErr w:type="gramStart"/>
      <w:r w:rsidRPr="0046403F">
        <w:rPr>
          <w:rFonts w:ascii="Courier New" w:eastAsia="Fira Mono" w:hAnsi="Courier New" w:cs="Courier New"/>
          <w:sz w:val="18"/>
          <w:szCs w:val="18"/>
        </w:rPr>
        <w:t>"  #</w:t>
      </w:r>
      <w:proofErr w:type="gramEnd"/>
      <w:r w:rsidRPr="0046403F">
        <w:rPr>
          <w:rFonts w:ascii="Courier New" w:eastAsia="Fira Mono" w:hAnsi="Courier New" w:cs="Courier New"/>
          <w:sz w:val="18"/>
          <w:szCs w:val="18"/>
        </w:rPr>
        <w:t xml:space="preserve"> Symbols and Pictographs Extended-A</w:t>
      </w:r>
    </w:p>
    <w:p w14:paraId="73D5B39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u"\U0001F680-\U0001F6FF</w:t>
      </w:r>
      <w:proofErr w:type="gramStart"/>
      <w:r w:rsidRPr="0046403F">
        <w:rPr>
          <w:rFonts w:ascii="Courier New" w:eastAsia="Fira Mono" w:hAnsi="Courier New" w:cs="Courier New"/>
          <w:sz w:val="18"/>
          <w:szCs w:val="18"/>
        </w:rPr>
        <w:t>"  #</w:t>
      </w:r>
      <w:proofErr w:type="gramEnd"/>
      <w:r w:rsidRPr="0046403F">
        <w:rPr>
          <w:rFonts w:ascii="Courier New" w:eastAsia="Fira Mono" w:hAnsi="Courier New" w:cs="Courier New"/>
          <w:sz w:val="18"/>
          <w:szCs w:val="18"/>
        </w:rPr>
        <w:t xml:space="preserve"> Transport and Map Symbols</w:t>
      </w:r>
    </w:p>
    <w:p w14:paraId="6856899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w:t>
      </w:r>
      <w:proofErr w:type="gramStart"/>
      <w:r w:rsidRPr="0046403F">
        <w:rPr>
          <w:rFonts w:ascii="Courier New" w:eastAsia="Fira Mono" w:hAnsi="Courier New" w:cs="Courier New"/>
          <w:sz w:val="18"/>
          <w:szCs w:val="18"/>
        </w:rPr>
        <w:t>"]+</w:t>
      </w:r>
      <w:proofErr w:type="gramEnd"/>
      <w:r w:rsidRPr="0046403F">
        <w:rPr>
          <w:rFonts w:ascii="Courier New" w:eastAsia="Fira Mono" w:hAnsi="Courier New" w:cs="Courier New"/>
          <w:sz w:val="18"/>
          <w:szCs w:val="18"/>
        </w:rPr>
        <w:t>", re.UNICODE)</w:t>
      </w:r>
    </w:p>
    <w:p w14:paraId="5AE9E78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w:t>
      </w:r>
      <w:proofErr w:type="gramStart"/>
      <w:r w:rsidRPr="0046403F">
        <w:rPr>
          <w:rFonts w:ascii="Courier New" w:eastAsia="Fira Mono" w:hAnsi="Courier New" w:cs="Courier New"/>
          <w:sz w:val="18"/>
          <w:szCs w:val="18"/>
        </w:rPr>
        <w:t>re.sub(</w:t>
      </w:r>
      <w:proofErr w:type="gramEnd"/>
      <w:r w:rsidRPr="0046403F">
        <w:rPr>
          <w:rFonts w:ascii="Courier New" w:eastAsia="Fira Mono" w:hAnsi="Courier New" w:cs="Courier New"/>
          <w:sz w:val="18"/>
          <w:szCs w:val="18"/>
        </w:rPr>
        <w:t>emoj, "", data)</w:t>
      </w:r>
    </w:p>
    <w:p w14:paraId="5A643FA5" w14:textId="77777777" w:rsidR="00070025" w:rsidRPr="0046403F" w:rsidRDefault="00070025">
      <w:pPr>
        <w:spacing w:after="0" w:line="240" w:lineRule="auto"/>
        <w:rPr>
          <w:rFonts w:ascii="Courier New" w:eastAsia="Fira Mono" w:hAnsi="Courier New" w:cs="Courier New"/>
          <w:sz w:val="18"/>
          <w:szCs w:val="18"/>
        </w:rPr>
      </w:pPr>
    </w:p>
    <w:p w14:paraId="52EA84B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Keep neccessary columns</w:t>
      </w:r>
    </w:p>
    <w:p w14:paraId="09F2504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df_clean = df_</w:t>
      </w:r>
      <w:proofErr w:type="gramStart"/>
      <w:r w:rsidRPr="0046403F">
        <w:rPr>
          <w:rFonts w:ascii="Courier New" w:eastAsia="Fira Mono" w:hAnsi="Courier New" w:cs="Courier New"/>
          <w:sz w:val="18"/>
          <w:szCs w:val="18"/>
        </w:rPr>
        <w:t>raw[</w:t>
      </w:r>
      <w:proofErr w:type="gramEnd"/>
      <w:r w:rsidRPr="0046403F">
        <w:rPr>
          <w:rFonts w:ascii="Courier New" w:eastAsia="Fira Mono" w:hAnsi="Courier New" w:cs="Courier New"/>
          <w:sz w:val="18"/>
          <w:szCs w:val="18"/>
        </w:rPr>
        <w:t>["content", "score"]].copy()</w:t>
      </w:r>
    </w:p>
    <w:p w14:paraId="2FFE6792" w14:textId="77777777" w:rsidR="00070025" w:rsidRPr="0046403F" w:rsidRDefault="00070025">
      <w:pPr>
        <w:spacing w:after="0" w:line="240" w:lineRule="auto"/>
        <w:rPr>
          <w:rFonts w:ascii="Courier New" w:eastAsia="Fira Mono" w:hAnsi="Courier New" w:cs="Courier New"/>
          <w:sz w:val="18"/>
          <w:szCs w:val="18"/>
        </w:rPr>
      </w:pPr>
    </w:p>
    <w:p w14:paraId="4DD8133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Rename columns</w:t>
      </w:r>
    </w:p>
    <w:p w14:paraId="75663A9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w:t>
      </w:r>
      <w:proofErr w:type="gramStart"/>
      <w:r w:rsidRPr="0046403F">
        <w:rPr>
          <w:rFonts w:ascii="Courier New" w:eastAsia="Fira Mono" w:hAnsi="Courier New" w:cs="Courier New"/>
          <w:sz w:val="18"/>
          <w:szCs w:val="18"/>
        </w:rPr>
        <w:t>clean.rename</w:t>
      </w:r>
      <w:proofErr w:type="gramEnd"/>
      <w:r w:rsidRPr="0046403F">
        <w:rPr>
          <w:rFonts w:ascii="Courier New" w:eastAsia="Fira Mono" w:hAnsi="Courier New" w:cs="Courier New"/>
          <w:sz w:val="18"/>
          <w:szCs w:val="18"/>
        </w:rPr>
        <w:t>(columns={"content":"review", "score":"rating"}, inplace=True)</w:t>
      </w:r>
    </w:p>
    <w:p w14:paraId="6DE368C2" w14:textId="77777777" w:rsidR="00070025" w:rsidRPr="0046403F" w:rsidRDefault="00070025">
      <w:pPr>
        <w:spacing w:after="0" w:line="240" w:lineRule="auto"/>
        <w:rPr>
          <w:rFonts w:ascii="Courier New" w:eastAsia="Fira Mono" w:hAnsi="Courier New" w:cs="Courier New"/>
          <w:sz w:val="18"/>
          <w:szCs w:val="18"/>
        </w:rPr>
      </w:pPr>
    </w:p>
    <w:p w14:paraId="4836BE8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Remove numbers</w:t>
      </w:r>
    </w:p>
    <w:p w14:paraId="7737479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df_clean["review"</w:t>
      </w:r>
      <w:proofErr w:type="gramStart"/>
      <w:r w:rsidRPr="0046403F">
        <w:rPr>
          <w:rFonts w:ascii="Courier New" w:eastAsia="Fira Mono" w:hAnsi="Courier New" w:cs="Courier New"/>
          <w:sz w:val="18"/>
          <w:szCs w:val="18"/>
        </w:rPr>
        <w:t>].replace</w:t>
      </w:r>
      <w:proofErr w:type="gramEnd"/>
      <w:r w:rsidRPr="0046403F">
        <w:rPr>
          <w:rFonts w:ascii="Courier New" w:eastAsia="Fira Mono" w:hAnsi="Courier New" w:cs="Courier New"/>
          <w:sz w:val="18"/>
          <w:szCs w:val="18"/>
        </w:rPr>
        <w:t>(r"\d+","", regex=True, inplace=True)</w:t>
      </w:r>
    </w:p>
    <w:p w14:paraId="1EC20E7A" w14:textId="77777777" w:rsidR="00070025" w:rsidRPr="0046403F" w:rsidRDefault="00070025">
      <w:pPr>
        <w:spacing w:after="0" w:line="240" w:lineRule="auto"/>
        <w:rPr>
          <w:rFonts w:ascii="Courier New" w:eastAsia="Fira Mono" w:hAnsi="Courier New" w:cs="Courier New"/>
          <w:sz w:val="18"/>
          <w:szCs w:val="18"/>
        </w:rPr>
      </w:pPr>
    </w:p>
    <w:p w14:paraId="15B20EC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Remove emojis</w:t>
      </w:r>
    </w:p>
    <w:p w14:paraId="6AEE95F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df_clean["review"] = df_clean["review"</w:t>
      </w:r>
      <w:proofErr w:type="gramStart"/>
      <w:r w:rsidRPr="0046403F">
        <w:rPr>
          <w:rFonts w:ascii="Courier New" w:eastAsia="Fira Mono" w:hAnsi="Courier New" w:cs="Courier New"/>
          <w:sz w:val="18"/>
          <w:szCs w:val="18"/>
        </w:rPr>
        <w:t>].apply</w:t>
      </w:r>
      <w:proofErr w:type="gramEnd"/>
      <w:r w:rsidRPr="0046403F">
        <w:rPr>
          <w:rFonts w:ascii="Courier New" w:eastAsia="Fira Mono" w:hAnsi="Courier New" w:cs="Courier New"/>
          <w:sz w:val="18"/>
          <w:szCs w:val="18"/>
        </w:rPr>
        <w:t>(remove_emojis)</w:t>
      </w:r>
    </w:p>
    <w:p w14:paraId="5DFB966B" w14:textId="77777777" w:rsidR="00070025" w:rsidRPr="0046403F" w:rsidRDefault="00070025">
      <w:pPr>
        <w:spacing w:after="0" w:line="240" w:lineRule="auto"/>
        <w:rPr>
          <w:rFonts w:ascii="Courier New" w:eastAsia="Fira Mono" w:hAnsi="Courier New" w:cs="Courier New"/>
          <w:sz w:val="18"/>
          <w:szCs w:val="18"/>
        </w:rPr>
      </w:pPr>
    </w:p>
    <w:p w14:paraId="17C66C8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Preview cleaned dataset</w:t>
      </w:r>
    </w:p>
    <w:p w14:paraId="323F235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w:t>
      </w:r>
      <w:proofErr w:type="gramStart"/>
      <w:r w:rsidRPr="0046403F">
        <w:rPr>
          <w:rFonts w:ascii="Courier New" w:eastAsia="Fira Mono" w:hAnsi="Courier New" w:cs="Courier New"/>
          <w:sz w:val="18"/>
          <w:szCs w:val="18"/>
        </w:rPr>
        <w:t>clean.head</w:t>
      </w:r>
      <w:proofErr w:type="gramEnd"/>
      <w:r w:rsidRPr="0046403F">
        <w:rPr>
          <w:rFonts w:ascii="Courier New" w:eastAsia="Fira Mono" w:hAnsi="Courier New" w:cs="Courier New"/>
          <w:sz w:val="18"/>
          <w:szCs w:val="18"/>
        </w:rPr>
        <w:t>()</w:t>
      </w:r>
    </w:p>
    <w:p w14:paraId="3B3C347F" w14:textId="77777777" w:rsidR="00070025" w:rsidRPr="0046403F" w:rsidRDefault="00070025">
      <w:pPr>
        <w:spacing w:after="0" w:line="240" w:lineRule="auto"/>
        <w:rPr>
          <w:rFonts w:ascii="Courier New" w:eastAsia="Fira Mono" w:hAnsi="Courier New" w:cs="Courier New"/>
          <w:sz w:val="18"/>
          <w:szCs w:val="18"/>
        </w:rPr>
      </w:pPr>
    </w:p>
    <w:p w14:paraId="0FB6CF3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Save dataset to csv file</w:t>
      </w:r>
    </w:p>
    <w:p w14:paraId="7337699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df_clean.to_</w:t>
      </w:r>
      <w:proofErr w:type="gramStart"/>
      <w:r w:rsidRPr="0046403F">
        <w:rPr>
          <w:rFonts w:ascii="Courier New" w:eastAsia="Fira Mono" w:hAnsi="Courier New" w:cs="Courier New"/>
          <w:sz w:val="18"/>
          <w:szCs w:val="18"/>
        </w:rPr>
        <w:t>csv(</w:t>
      </w:r>
      <w:proofErr w:type="gramEnd"/>
      <w:r w:rsidRPr="0046403F">
        <w:rPr>
          <w:rFonts w:ascii="Courier New" w:eastAsia="Fira Mono" w:hAnsi="Courier New" w:cs="Courier New"/>
          <w:sz w:val="18"/>
          <w:szCs w:val="18"/>
        </w:rPr>
        <w:t>"reviews_clean.csv", index=False)</w:t>
      </w:r>
    </w:p>
    <w:p w14:paraId="2FDA70B7" w14:textId="77777777" w:rsidR="00070025" w:rsidRPr="0046403F" w:rsidRDefault="00070025">
      <w:pPr>
        <w:spacing w:after="0" w:line="240" w:lineRule="auto"/>
        <w:rPr>
          <w:rFonts w:ascii="Courier New" w:eastAsia="Fira Mono" w:hAnsi="Courier New" w:cs="Courier New"/>
          <w:sz w:val="18"/>
          <w:szCs w:val="18"/>
        </w:rPr>
      </w:pPr>
    </w:p>
    <w:p w14:paraId="6A22F26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manually cleaned</w:t>
      </w:r>
    </w:p>
    <w:p w14:paraId="59BB002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df_clean = </w:t>
      </w:r>
      <w:proofErr w:type="gramStart"/>
      <w:r w:rsidRPr="0046403F">
        <w:rPr>
          <w:rFonts w:ascii="Courier New" w:eastAsia="Fira Mono" w:hAnsi="Courier New" w:cs="Courier New"/>
          <w:sz w:val="18"/>
          <w:szCs w:val="18"/>
        </w:rPr>
        <w:t>pd.read</w:t>
      </w:r>
      <w:proofErr w:type="gramEnd"/>
      <w:r w:rsidRPr="0046403F">
        <w:rPr>
          <w:rFonts w:ascii="Courier New" w:eastAsia="Fira Mono" w:hAnsi="Courier New" w:cs="Courier New"/>
          <w:sz w:val="18"/>
          <w:szCs w:val="18"/>
        </w:rPr>
        <w:t>_csv("reviews_clean.csv")</w:t>
      </w:r>
    </w:p>
    <w:p w14:paraId="7602FAF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df_clean</w:t>
      </w:r>
    </w:p>
    <w:p w14:paraId="6B61D0A8" w14:textId="77777777" w:rsidR="00070025" w:rsidRPr="0046403F" w:rsidRDefault="00070025">
      <w:pPr>
        <w:spacing w:after="0" w:line="240" w:lineRule="auto"/>
        <w:rPr>
          <w:rFonts w:ascii="Courier New" w:eastAsia="Fira Mono" w:hAnsi="Courier New" w:cs="Courier New"/>
          <w:sz w:val="18"/>
          <w:szCs w:val="18"/>
        </w:rPr>
      </w:pPr>
    </w:p>
    <w:p w14:paraId="228EA67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1.3 Data Labelling</w:t>
      </w:r>
    </w:p>
    <w:p w14:paraId="55949FDC" w14:textId="77777777" w:rsidR="00070025" w:rsidRPr="0046403F" w:rsidRDefault="00070025">
      <w:pPr>
        <w:spacing w:after="0" w:line="240" w:lineRule="auto"/>
        <w:rPr>
          <w:rFonts w:ascii="Courier New" w:eastAsia="Fira Mono" w:hAnsi="Courier New" w:cs="Courier New"/>
          <w:sz w:val="18"/>
          <w:szCs w:val="18"/>
        </w:rPr>
      </w:pPr>
    </w:p>
    <w:p w14:paraId="41C58E1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Labelling rules: </w:t>
      </w:r>
    </w:p>
    <w:p w14:paraId="52E8FA0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If the review is likely to be negative, the label is negative.</w:t>
      </w:r>
    </w:p>
    <w:p w14:paraId="4ECC80B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If the review is likely to be positive, the label is positive.</w:t>
      </w:r>
    </w:p>
    <w:p w14:paraId="1672995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If the review tends to be neutral, the label is positive.</w:t>
      </w:r>
    </w:p>
    <w:p w14:paraId="4572570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If the review seems ambiguous, the number of positive or negative words determines the sentiment label.</w:t>
      </w:r>
    </w:p>
    <w:p w14:paraId="4E829ED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The rating given by reviewers is also used by researchers as a consideration.</w:t>
      </w:r>
    </w:p>
    <w:p w14:paraId="0415318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3C1A703F" w14:textId="77777777" w:rsidR="00070025" w:rsidRPr="0046403F" w:rsidRDefault="00070025">
      <w:pPr>
        <w:spacing w:after="0" w:line="240" w:lineRule="auto"/>
        <w:rPr>
          <w:rFonts w:ascii="Courier New" w:eastAsia="Fira Mono" w:hAnsi="Courier New" w:cs="Courier New"/>
          <w:sz w:val="18"/>
          <w:szCs w:val="18"/>
        </w:rPr>
      </w:pPr>
    </w:p>
    <w:p w14:paraId="5D50F70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Import libraries</w:t>
      </w:r>
    </w:p>
    <w:p w14:paraId="0622A99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pandas as pd</w:t>
      </w:r>
    </w:p>
    <w:p w14:paraId="7AD0764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import </w:t>
      </w:r>
      <w:proofErr w:type="gramStart"/>
      <w:r w:rsidRPr="0046403F">
        <w:rPr>
          <w:rFonts w:ascii="Courier New" w:eastAsia="Fira Mono" w:hAnsi="Courier New" w:cs="Courier New"/>
          <w:sz w:val="18"/>
          <w:szCs w:val="18"/>
        </w:rPr>
        <w:t>matplotlib.pyplot</w:t>
      </w:r>
      <w:proofErr w:type="gramEnd"/>
      <w:r w:rsidRPr="0046403F">
        <w:rPr>
          <w:rFonts w:ascii="Courier New" w:eastAsia="Fira Mono" w:hAnsi="Courier New" w:cs="Courier New"/>
          <w:sz w:val="18"/>
          <w:szCs w:val="18"/>
        </w:rPr>
        <w:t xml:space="preserve"> as plt</w:t>
      </w:r>
    </w:p>
    <w:p w14:paraId="2A56174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wordcloud import WordCloud</w:t>
      </w:r>
    </w:p>
    <w:p w14:paraId="43C89D8B" w14:textId="77777777" w:rsidR="00070025" w:rsidRPr="0046403F" w:rsidRDefault="00070025">
      <w:pPr>
        <w:spacing w:after="0" w:line="240" w:lineRule="auto"/>
        <w:rPr>
          <w:rFonts w:ascii="Courier New" w:eastAsia="Fira Mono" w:hAnsi="Courier New" w:cs="Courier New"/>
          <w:sz w:val="18"/>
          <w:szCs w:val="18"/>
        </w:rPr>
      </w:pPr>
    </w:p>
    <w:p w14:paraId="0250BCA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Import labelled data</w:t>
      </w:r>
    </w:p>
    <w:p w14:paraId="6E6246B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df_labelled = </w:t>
      </w:r>
      <w:proofErr w:type="gramStart"/>
      <w:r w:rsidRPr="0046403F">
        <w:rPr>
          <w:rFonts w:ascii="Courier New" w:eastAsia="Fira Mono" w:hAnsi="Courier New" w:cs="Courier New"/>
          <w:sz w:val="18"/>
          <w:szCs w:val="18"/>
        </w:rPr>
        <w:t>pd.read</w:t>
      </w:r>
      <w:proofErr w:type="gramEnd"/>
      <w:r w:rsidRPr="0046403F">
        <w:rPr>
          <w:rFonts w:ascii="Courier New" w:eastAsia="Fira Mono" w:hAnsi="Courier New" w:cs="Courier New"/>
          <w:sz w:val="18"/>
          <w:szCs w:val="18"/>
        </w:rPr>
        <w:t>_csv("temp.csv")</w:t>
      </w:r>
    </w:p>
    <w:p w14:paraId="4B405BA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df_labelled</w:t>
      </w:r>
    </w:p>
    <w:p w14:paraId="7F0855C0" w14:textId="77777777" w:rsidR="00070025" w:rsidRPr="0046403F" w:rsidRDefault="00070025">
      <w:pPr>
        <w:spacing w:after="0" w:line="240" w:lineRule="auto"/>
        <w:rPr>
          <w:rFonts w:ascii="Courier New" w:eastAsia="Fira Mono" w:hAnsi="Courier New" w:cs="Courier New"/>
          <w:sz w:val="18"/>
          <w:szCs w:val="18"/>
        </w:rPr>
      </w:pPr>
    </w:p>
    <w:p w14:paraId="7DCEA94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Sentiment distribution</w:t>
      </w:r>
    </w:p>
    <w:p w14:paraId="7C40CC7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lastRenderedPageBreak/>
        <w:t>df_labelled["sentiment"].value_</w:t>
      </w:r>
      <w:proofErr w:type="gramStart"/>
      <w:r w:rsidRPr="0046403F">
        <w:rPr>
          <w:rFonts w:ascii="Courier New" w:eastAsia="Fira Mono" w:hAnsi="Courier New" w:cs="Courier New"/>
          <w:sz w:val="18"/>
          <w:szCs w:val="18"/>
        </w:rPr>
        <w:t>counts(</w:t>
      </w:r>
      <w:proofErr w:type="gramEnd"/>
      <w:r w:rsidRPr="0046403F">
        <w:rPr>
          <w:rFonts w:ascii="Courier New" w:eastAsia="Fira Mono" w:hAnsi="Courier New" w:cs="Courier New"/>
          <w:sz w:val="18"/>
          <w:szCs w:val="18"/>
        </w:rPr>
        <w:t>)</w:t>
      </w:r>
    </w:p>
    <w:p w14:paraId="5CF058E1" w14:textId="77777777" w:rsidR="00070025" w:rsidRPr="0046403F" w:rsidRDefault="00070025">
      <w:pPr>
        <w:spacing w:after="0" w:line="240" w:lineRule="auto"/>
        <w:rPr>
          <w:rFonts w:ascii="Courier New" w:eastAsia="Fira Mono" w:hAnsi="Courier New" w:cs="Courier New"/>
          <w:sz w:val="18"/>
          <w:szCs w:val="18"/>
        </w:rPr>
      </w:pPr>
    </w:p>
    <w:p w14:paraId="0B8E886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Rating distribution</w:t>
      </w:r>
    </w:p>
    <w:p w14:paraId="7612C68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df_labelled["score"].value_counts(sort=False</w:t>
      </w:r>
      <w:proofErr w:type="gramStart"/>
      <w:r w:rsidRPr="0046403F">
        <w:rPr>
          <w:rFonts w:ascii="Courier New" w:eastAsia="Fira Mono" w:hAnsi="Courier New" w:cs="Courier New"/>
          <w:sz w:val="18"/>
          <w:szCs w:val="18"/>
        </w:rPr>
        <w:t>).sort</w:t>
      </w:r>
      <w:proofErr w:type="gramEnd"/>
      <w:r w:rsidRPr="0046403F">
        <w:rPr>
          <w:rFonts w:ascii="Courier New" w:eastAsia="Fira Mono" w:hAnsi="Courier New" w:cs="Courier New"/>
          <w:sz w:val="18"/>
          <w:szCs w:val="18"/>
        </w:rPr>
        <w:t>_index()</w:t>
      </w:r>
    </w:p>
    <w:p w14:paraId="495637D3" w14:textId="77777777" w:rsidR="00070025" w:rsidRPr="0046403F" w:rsidRDefault="00070025">
      <w:pPr>
        <w:spacing w:after="0" w:line="240" w:lineRule="auto"/>
        <w:rPr>
          <w:rFonts w:ascii="Courier New" w:eastAsia="Fira Mono" w:hAnsi="Courier New" w:cs="Courier New"/>
          <w:sz w:val="18"/>
          <w:szCs w:val="18"/>
        </w:rPr>
      </w:pPr>
    </w:p>
    <w:p w14:paraId="0BA8885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Sentiment distribution per rating</w:t>
      </w:r>
    </w:p>
    <w:p w14:paraId="5B82967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w:t>
      </w:r>
      <w:proofErr w:type="gramStart"/>
      <w:r w:rsidRPr="0046403F">
        <w:rPr>
          <w:rFonts w:ascii="Courier New" w:eastAsia="Fira Mono" w:hAnsi="Courier New" w:cs="Courier New"/>
          <w:sz w:val="18"/>
          <w:szCs w:val="18"/>
        </w:rPr>
        <w:t>labelled.groupby</w:t>
      </w:r>
      <w:proofErr w:type="gramEnd"/>
      <w:r w:rsidRPr="0046403F">
        <w:rPr>
          <w:rFonts w:ascii="Courier New" w:eastAsia="Fira Mono" w:hAnsi="Courier New" w:cs="Courier New"/>
          <w:sz w:val="18"/>
          <w:szCs w:val="18"/>
        </w:rPr>
        <w:t>("score")["sentiment"].value_counts().sort_index()</w:t>
      </w:r>
    </w:p>
    <w:p w14:paraId="3BD43E69" w14:textId="77777777" w:rsidR="00070025" w:rsidRPr="0046403F" w:rsidRDefault="00070025">
      <w:pPr>
        <w:spacing w:after="0" w:line="240" w:lineRule="auto"/>
        <w:rPr>
          <w:rFonts w:ascii="Courier New" w:eastAsia="Fira Mono" w:hAnsi="Courier New" w:cs="Courier New"/>
          <w:sz w:val="18"/>
          <w:szCs w:val="18"/>
        </w:rPr>
      </w:pPr>
    </w:p>
    <w:p w14:paraId="586B056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Data Splitting"""</w:t>
      </w:r>
    </w:p>
    <w:p w14:paraId="1CBC2B26" w14:textId="77777777" w:rsidR="00070025" w:rsidRPr="0046403F" w:rsidRDefault="00070025">
      <w:pPr>
        <w:spacing w:after="0" w:line="240" w:lineRule="auto"/>
        <w:rPr>
          <w:rFonts w:ascii="Courier New" w:eastAsia="Fira Mono" w:hAnsi="Courier New" w:cs="Courier New"/>
          <w:sz w:val="18"/>
          <w:szCs w:val="18"/>
        </w:rPr>
      </w:pPr>
    </w:p>
    <w:p w14:paraId="79D010A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Split data to train and test data</w:t>
      </w:r>
    </w:p>
    <w:p w14:paraId="3E1B5A7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pandas as pd</w:t>
      </w:r>
    </w:p>
    <w:p w14:paraId="3A6B517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sklearn.model</w:t>
      </w:r>
      <w:proofErr w:type="gramEnd"/>
      <w:r w:rsidRPr="0046403F">
        <w:rPr>
          <w:rFonts w:ascii="Courier New" w:eastAsia="Fira Mono" w:hAnsi="Courier New" w:cs="Courier New"/>
          <w:sz w:val="18"/>
          <w:szCs w:val="18"/>
        </w:rPr>
        <w:t>_selection import train_test_split</w:t>
      </w:r>
    </w:p>
    <w:p w14:paraId="42202255" w14:textId="77777777" w:rsidR="00070025" w:rsidRPr="0046403F" w:rsidRDefault="00070025">
      <w:pPr>
        <w:spacing w:after="0" w:line="240" w:lineRule="auto"/>
        <w:rPr>
          <w:rFonts w:ascii="Courier New" w:eastAsia="Fira Mono" w:hAnsi="Courier New" w:cs="Courier New"/>
          <w:sz w:val="18"/>
          <w:szCs w:val="18"/>
        </w:rPr>
      </w:pPr>
    </w:p>
    <w:p w14:paraId="65D1FF4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reviews = </w:t>
      </w:r>
      <w:proofErr w:type="gramStart"/>
      <w:r w:rsidRPr="0046403F">
        <w:rPr>
          <w:rFonts w:ascii="Courier New" w:eastAsia="Fira Mono" w:hAnsi="Courier New" w:cs="Courier New"/>
          <w:sz w:val="18"/>
          <w:szCs w:val="18"/>
        </w:rPr>
        <w:t>pd.read</w:t>
      </w:r>
      <w:proofErr w:type="gramEnd"/>
      <w:r w:rsidRPr="0046403F">
        <w:rPr>
          <w:rFonts w:ascii="Courier New" w:eastAsia="Fira Mono" w:hAnsi="Courier New" w:cs="Courier New"/>
          <w:sz w:val="18"/>
          <w:szCs w:val="18"/>
        </w:rPr>
        <w:t>_csv("temp.csv")[["content","sentiment"]]</w:t>
      </w:r>
    </w:p>
    <w:p w14:paraId="443A3B6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df_train, df_test = train_test_</w:t>
      </w:r>
      <w:proofErr w:type="gramStart"/>
      <w:r w:rsidRPr="0046403F">
        <w:rPr>
          <w:rFonts w:ascii="Courier New" w:eastAsia="Fira Mono" w:hAnsi="Courier New" w:cs="Courier New"/>
          <w:sz w:val="18"/>
          <w:szCs w:val="18"/>
        </w:rPr>
        <w:t>split(</w:t>
      </w:r>
      <w:proofErr w:type="gramEnd"/>
      <w:r w:rsidRPr="0046403F">
        <w:rPr>
          <w:rFonts w:ascii="Courier New" w:eastAsia="Fira Mono" w:hAnsi="Courier New" w:cs="Courier New"/>
          <w:sz w:val="18"/>
          <w:szCs w:val="18"/>
        </w:rPr>
        <w:t xml:space="preserve">reviews, </w:t>
      </w:r>
    </w:p>
    <w:p w14:paraId="0906A42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test_size=0.2, </w:t>
      </w:r>
    </w:p>
    <w:p w14:paraId="5ED3768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random_state=5)</w:t>
      </w:r>
    </w:p>
    <w:p w14:paraId="71771280" w14:textId="77777777" w:rsidR="00070025" w:rsidRPr="0046403F" w:rsidRDefault="00070025">
      <w:pPr>
        <w:spacing w:after="0" w:line="240" w:lineRule="auto"/>
        <w:rPr>
          <w:rFonts w:ascii="Courier New" w:eastAsia="Fira Mono" w:hAnsi="Courier New" w:cs="Courier New"/>
          <w:sz w:val="18"/>
          <w:szCs w:val="18"/>
        </w:rPr>
      </w:pPr>
    </w:p>
    <w:p w14:paraId="000DA33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Size each data</w:t>
      </w:r>
    </w:p>
    <w:p w14:paraId="263AA82E"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print(</w:t>
      </w:r>
      <w:proofErr w:type="gramEnd"/>
      <w:r w:rsidRPr="0046403F">
        <w:rPr>
          <w:rFonts w:ascii="Courier New" w:eastAsia="Fira Mono" w:hAnsi="Courier New" w:cs="Courier New"/>
          <w:sz w:val="18"/>
          <w:szCs w:val="18"/>
        </w:rPr>
        <w:t>f"Train size : {df_train.shape[0]}")</w:t>
      </w:r>
    </w:p>
    <w:p w14:paraId="3352BF96"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print(</w:t>
      </w:r>
      <w:proofErr w:type="gramEnd"/>
      <w:r w:rsidRPr="0046403F">
        <w:rPr>
          <w:rFonts w:ascii="Courier New" w:eastAsia="Fira Mono" w:hAnsi="Courier New" w:cs="Courier New"/>
          <w:sz w:val="18"/>
          <w:szCs w:val="18"/>
        </w:rPr>
        <w:t>f"Test size : {df_test.shape[0]}")</w:t>
      </w:r>
    </w:p>
    <w:p w14:paraId="088C9A90" w14:textId="77777777" w:rsidR="00070025" w:rsidRPr="0046403F" w:rsidRDefault="00070025">
      <w:pPr>
        <w:spacing w:after="0" w:line="240" w:lineRule="auto"/>
        <w:rPr>
          <w:rFonts w:ascii="Courier New" w:eastAsia="Fira Mono" w:hAnsi="Courier New" w:cs="Courier New"/>
          <w:sz w:val="18"/>
          <w:szCs w:val="18"/>
        </w:rPr>
      </w:pPr>
    </w:p>
    <w:p w14:paraId="15123B3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Save splitted data to .csv</w:t>
      </w:r>
    </w:p>
    <w:p w14:paraId="7776699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w:t>
      </w:r>
      <w:proofErr w:type="gramStart"/>
      <w:r w:rsidRPr="0046403F">
        <w:rPr>
          <w:rFonts w:ascii="Courier New" w:eastAsia="Fira Mono" w:hAnsi="Courier New" w:cs="Courier New"/>
          <w:sz w:val="18"/>
          <w:szCs w:val="18"/>
        </w:rPr>
        <w:t>train.reset</w:t>
      </w:r>
      <w:proofErr w:type="gramEnd"/>
      <w:r w:rsidRPr="0046403F">
        <w:rPr>
          <w:rFonts w:ascii="Courier New" w:eastAsia="Fira Mono" w:hAnsi="Courier New" w:cs="Courier New"/>
          <w:sz w:val="18"/>
          <w:szCs w:val="18"/>
        </w:rPr>
        <w:t>_index(drop=True, inplace=True)</w:t>
      </w:r>
    </w:p>
    <w:p w14:paraId="14BDEA6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w:t>
      </w:r>
      <w:proofErr w:type="gramStart"/>
      <w:r w:rsidRPr="0046403F">
        <w:rPr>
          <w:rFonts w:ascii="Courier New" w:eastAsia="Fira Mono" w:hAnsi="Courier New" w:cs="Courier New"/>
          <w:sz w:val="18"/>
          <w:szCs w:val="18"/>
        </w:rPr>
        <w:t>test.reset</w:t>
      </w:r>
      <w:proofErr w:type="gramEnd"/>
      <w:r w:rsidRPr="0046403F">
        <w:rPr>
          <w:rFonts w:ascii="Courier New" w:eastAsia="Fira Mono" w:hAnsi="Courier New" w:cs="Courier New"/>
          <w:sz w:val="18"/>
          <w:szCs w:val="18"/>
        </w:rPr>
        <w:t>_index(drop=True, inplace=True)</w:t>
      </w:r>
    </w:p>
    <w:p w14:paraId="54D6206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df_train.to_</w:t>
      </w:r>
      <w:proofErr w:type="gramStart"/>
      <w:r w:rsidRPr="0046403F">
        <w:rPr>
          <w:rFonts w:ascii="Courier New" w:eastAsia="Fira Mono" w:hAnsi="Courier New" w:cs="Courier New"/>
          <w:sz w:val="18"/>
          <w:szCs w:val="18"/>
        </w:rPr>
        <w:t>csv(</w:t>
      </w:r>
      <w:proofErr w:type="gramEnd"/>
      <w:r w:rsidRPr="0046403F">
        <w:rPr>
          <w:rFonts w:ascii="Courier New" w:eastAsia="Fira Mono" w:hAnsi="Courier New" w:cs="Courier New"/>
          <w:sz w:val="18"/>
          <w:szCs w:val="18"/>
        </w:rPr>
        <w:t>"train-dataset.csv", index=False)</w:t>
      </w:r>
    </w:p>
    <w:p w14:paraId="35A5BEA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df_test.to_</w:t>
      </w:r>
      <w:proofErr w:type="gramStart"/>
      <w:r w:rsidRPr="0046403F">
        <w:rPr>
          <w:rFonts w:ascii="Courier New" w:eastAsia="Fira Mono" w:hAnsi="Courier New" w:cs="Courier New"/>
          <w:sz w:val="18"/>
          <w:szCs w:val="18"/>
        </w:rPr>
        <w:t>csv(</w:t>
      </w:r>
      <w:proofErr w:type="gramEnd"/>
      <w:r w:rsidRPr="0046403F">
        <w:rPr>
          <w:rFonts w:ascii="Courier New" w:eastAsia="Fira Mono" w:hAnsi="Courier New" w:cs="Courier New"/>
          <w:sz w:val="18"/>
          <w:szCs w:val="18"/>
        </w:rPr>
        <w:t>"test-dataset.csv", index=False)</w:t>
      </w:r>
    </w:p>
    <w:p w14:paraId="328EC43C" w14:textId="77777777" w:rsidR="00070025" w:rsidRPr="0046403F" w:rsidRDefault="00070025">
      <w:pPr>
        <w:spacing w:after="0" w:line="240" w:lineRule="auto"/>
        <w:rPr>
          <w:rFonts w:ascii="Courier New" w:eastAsia="Fira Mono" w:hAnsi="Courier New" w:cs="Courier New"/>
          <w:sz w:val="18"/>
          <w:szCs w:val="18"/>
        </w:rPr>
      </w:pPr>
    </w:p>
    <w:p w14:paraId="2A0B0FE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print(df_train)</w:t>
      </w:r>
    </w:p>
    <w:p w14:paraId="056E168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print(df_test)</w:t>
      </w:r>
    </w:p>
    <w:p w14:paraId="6B629A9F" w14:textId="77777777" w:rsidR="00070025" w:rsidRPr="0046403F" w:rsidRDefault="00070025">
      <w:pPr>
        <w:spacing w:after="0" w:line="240" w:lineRule="auto"/>
        <w:rPr>
          <w:rFonts w:ascii="Courier New" w:eastAsia="Fira Mono" w:hAnsi="Courier New" w:cs="Courier New"/>
          <w:sz w:val="18"/>
          <w:szCs w:val="18"/>
        </w:rPr>
      </w:pPr>
    </w:p>
    <w:p w14:paraId="40D2A95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2. Text Preprocessing</w:t>
      </w:r>
    </w:p>
    <w:p w14:paraId="6CB757E1" w14:textId="77777777" w:rsidR="00070025" w:rsidRPr="0046403F" w:rsidRDefault="00070025">
      <w:pPr>
        <w:spacing w:after="0" w:line="240" w:lineRule="auto"/>
        <w:rPr>
          <w:rFonts w:ascii="Courier New" w:eastAsia="Fira Mono" w:hAnsi="Courier New" w:cs="Courier New"/>
          <w:sz w:val="18"/>
          <w:szCs w:val="18"/>
        </w:rPr>
      </w:pPr>
    </w:p>
    <w:p w14:paraId="50B3347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Steps:</w:t>
      </w:r>
    </w:p>
    <w:p w14:paraId="05EFCDDD" w14:textId="77777777" w:rsidR="00070025" w:rsidRPr="0046403F" w:rsidRDefault="00070025">
      <w:pPr>
        <w:spacing w:after="0" w:line="240" w:lineRule="auto"/>
        <w:rPr>
          <w:rFonts w:ascii="Courier New" w:eastAsia="Fira Mono" w:hAnsi="Courier New" w:cs="Courier New"/>
          <w:sz w:val="18"/>
          <w:szCs w:val="18"/>
        </w:rPr>
      </w:pPr>
    </w:p>
    <w:p w14:paraId="5BB93F9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Case Folding</w:t>
      </w:r>
    </w:p>
    <w:p w14:paraId="6CC99FC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Remove Punctuation</w:t>
      </w:r>
    </w:p>
    <w:p w14:paraId="0E03954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Remove Stopwords</w:t>
      </w:r>
    </w:p>
    <w:p w14:paraId="3A825B3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Lemmatization</w:t>
      </w:r>
    </w:p>
    <w:p w14:paraId="35F172EB" w14:textId="77777777" w:rsidR="00070025" w:rsidRPr="0046403F" w:rsidRDefault="00070025">
      <w:pPr>
        <w:spacing w:after="0" w:line="240" w:lineRule="auto"/>
        <w:rPr>
          <w:rFonts w:ascii="Courier New" w:eastAsia="Fira Mono" w:hAnsi="Courier New" w:cs="Courier New"/>
          <w:sz w:val="18"/>
          <w:szCs w:val="18"/>
        </w:rPr>
      </w:pPr>
    </w:p>
    <w:p w14:paraId="0AD26E7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2.1 Preparing Resources</w:t>
      </w:r>
    </w:p>
    <w:p w14:paraId="45E4EE4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7A95D6DB" w14:textId="77777777" w:rsidR="00070025" w:rsidRPr="0046403F" w:rsidRDefault="00070025">
      <w:pPr>
        <w:spacing w:after="0" w:line="240" w:lineRule="auto"/>
        <w:rPr>
          <w:rFonts w:ascii="Courier New" w:eastAsia="Fira Mono" w:hAnsi="Courier New" w:cs="Courier New"/>
          <w:sz w:val="18"/>
          <w:szCs w:val="18"/>
        </w:rPr>
      </w:pPr>
    </w:p>
    <w:p w14:paraId="6160912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Import libraries</w:t>
      </w:r>
    </w:p>
    <w:p w14:paraId="50AE9B3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nltk</w:t>
      </w:r>
    </w:p>
    <w:p w14:paraId="5584FFA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spacy</w:t>
      </w:r>
    </w:p>
    <w:p w14:paraId="6A502A0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string</w:t>
      </w:r>
    </w:p>
    <w:p w14:paraId="2069BE5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gensim.parsing</w:t>
      </w:r>
      <w:proofErr w:type="gramEnd"/>
      <w:r w:rsidRPr="0046403F">
        <w:rPr>
          <w:rFonts w:ascii="Courier New" w:eastAsia="Fira Mono" w:hAnsi="Courier New" w:cs="Courier New"/>
          <w:sz w:val="18"/>
          <w:szCs w:val="18"/>
        </w:rPr>
        <w:t>.preprocessing import STOPWORDS as sw_gensim</w:t>
      </w:r>
    </w:p>
    <w:p w14:paraId="13B6E67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nltk.corpus</w:t>
      </w:r>
      <w:proofErr w:type="gramEnd"/>
      <w:r w:rsidRPr="0046403F">
        <w:rPr>
          <w:rFonts w:ascii="Courier New" w:eastAsia="Fira Mono" w:hAnsi="Courier New" w:cs="Courier New"/>
          <w:sz w:val="18"/>
          <w:szCs w:val="18"/>
        </w:rPr>
        <w:t xml:space="preserve"> import stopwords as sw_nltk</w:t>
      </w:r>
    </w:p>
    <w:p w14:paraId="6AB54B0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nltk.stem</w:t>
      </w:r>
      <w:proofErr w:type="gramEnd"/>
      <w:r w:rsidRPr="0046403F">
        <w:rPr>
          <w:rFonts w:ascii="Courier New" w:eastAsia="Fira Mono" w:hAnsi="Courier New" w:cs="Courier New"/>
          <w:sz w:val="18"/>
          <w:szCs w:val="18"/>
        </w:rPr>
        <w:t xml:space="preserve"> import WordNetLemmatizer</w:t>
      </w:r>
    </w:p>
    <w:p w14:paraId="480C7B4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wordcloud import WordCloud</w:t>
      </w:r>
    </w:p>
    <w:p w14:paraId="21E11E1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import </w:t>
      </w:r>
      <w:proofErr w:type="gramStart"/>
      <w:r w:rsidRPr="0046403F">
        <w:rPr>
          <w:rFonts w:ascii="Courier New" w:eastAsia="Fira Mono" w:hAnsi="Courier New" w:cs="Courier New"/>
          <w:sz w:val="18"/>
          <w:szCs w:val="18"/>
        </w:rPr>
        <w:t>matplotlib.pyplot</w:t>
      </w:r>
      <w:proofErr w:type="gramEnd"/>
      <w:r w:rsidRPr="0046403F">
        <w:rPr>
          <w:rFonts w:ascii="Courier New" w:eastAsia="Fira Mono" w:hAnsi="Courier New" w:cs="Courier New"/>
          <w:sz w:val="18"/>
          <w:szCs w:val="18"/>
        </w:rPr>
        <w:t xml:space="preserve"> as plt</w:t>
      </w:r>
    </w:p>
    <w:p w14:paraId="544B4785" w14:textId="77777777" w:rsidR="00070025" w:rsidRPr="0046403F" w:rsidRDefault="00070025">
      <w:pPr>
        <w:spacing w:after="0" w:line="240" w:lineRule="auto"/>
        <w:rPr>
          <w:rFonts w:ascii="Courier New" w:eastAsia="Fira Mono" w:hAnsi="Courier New" w:cs="Courier New"/>
          <w:sz w:val="18"/>
          <w:szCs w:val="18"/>
        </w:rPr>
      </w:pPr>
    </w:p>
    <w:p w14:paraId="67038EE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Download packages</w:t>
      </w:r>
    </w:p>
    <w:p w14:paraId="0E8D5E94"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nltk.download</w:t>
      </w:r>
      <w:proofErr w:type="gramEnd"/>
      <w:r w:rsidRPr="0046403F">
        <w:rPr>
          <w:rFonts w:ascii="Courier New" w:eastAsia="Fira Mono" w:hAnsi="Courier New" w:cs="Courier New"/>
          <w:sz w:val="18"/>
          <w:szCs w:val="18"/>
        </w:rPr>
        <w:t>("punkt") # tokenization</w:t>
      </w:r>
    </w:p>
    <w:p w14:paraId="60720B83"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nltk.download</w:t>
      </w:r>
      <w:proofErr w:type="gramEnd"/>
      <w:r w:rsidRPr="0046403F">
        <w:rPr>
          <w:rFonts w:ascii="Courier New" w:eastAsia="Fira Mono" w:hAnsi="Courier New" w:cs="Courier New"/>
          <w:sz w:val="18"/>
          <w:szCs w:val="18"/>
        </w:rPr>
        <w:t>("averaged_perceptron_tagger") # pos tagging</w:t>
      </w:r>
    </w:p>
    <w:p w14:paraId="12307FD4"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nltk.download</w:t>
      </w:r>
      <w:proofErr w:type="gramEnd"/>
      <w:r w:rsidRPr="0046403F">
        <w:rPr>
          <w:rFonts w:ascii="Courier New" w:eastAsia="Fira Mono" w:hAnsi="Courier New" w:cs="Courier New"/>
          <w:sz w:val="18"/>
          <w:szCs w:val="18"/>
        </w:rPr>
        <w:t>("stopwords") # stopwords</w:t>
      </w:r>
    </w:p>
    <w:p w14:paraId="69A49652"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nltk.download</w:t>
      </w:r>
      <w:proofErr w:type="gramEnd"/>
      <w:r w:rsidRPr="0046403F">
        <w:rPr>
          <w:rFonts w:ascii="Courier New" w:eastAsia="Fira Mono" w:hAnsi="Courier New" w:cs="Courier New"/>
          <w:sz w:val="18"/>
          <w:szCs w:val="18"/>
        </w:rPr>
        <w:t>("wordnet") # lemmatization</w:t>
      </w:r>
    </w:p>
    <w:p w14:paraId="6A27AB5E"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nltk.download</w:t>
      </w:r>
      <w:proofErr w:type="gramEnd"/>
      <w:r w:rsidRPr="0046403F">
        <w:rPr>
          <w:rFonts w:ascii="Courier New" w:eastAsia="Fira Mono" w:hAnsi="Courier New" w:cs="Courier New"/>
          <w:sz w:val="18"/>
          <w:szCs w:val="18"/>
        </w:rPr>
        <w:t>("omw-1.4") # lemmatization</w:t>
      </w:r>
    </w:p>
    <w:p w14:paraId="0EE61E5A" w14:textId="77777777" w:rsidR="00070025" w:rsidRPr="0046403F" w:rsidRDefault="00070025">
      <w:pPr>
        <w:spacing w:after="0" w:line="240" w:lineRule="auto"/>
        <w:rPr>
          <w:rFonts w:ascii="Courier New" w:eastAsia="Fira Mono" w:hAnsi="Courier New" w:cs="Courier New"/>
          <w:sz w:val="18"/>
          <w:szCs w:val="18"/>
        </w:rPr>
      </w:pPr>
    </w:p>
    <w:p w14:paraId="2D27171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Create temporary dataset</w:t>
      </w:r>
    </w:p>
    <w:p w14:paraId="4FACE61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pandas as pd</w:t>
      </w:r>
    </w:p>
    <w:p w14:paraId="3704681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lastRenderedPageBreak/>
        <w:t xml:space="preserve">df_labelled = </w:t>
      </w:r>
      <w:proofErr w:type="gramStart"/>
      <w:r w:rsidRPr="0046403F">
        <w:rPr>
          <w:rFonts w:ascii="Courier New" w:eastAsia="Fira Mono" w:hAnsi="Courier New" w:cs="Courier New"/>
          <w:sz w:val="18"/>
          <w:szCs w:val="18"/>
        </w:rPr>
        <w:t>pd.read</w:t>
      </w:r>
      <w:proofErr w:type="gramEnd"/>
      <w:r w:rsidRPr="0046403F">
        <w:rPr>
          <w:rFonts w:ascii="Courier New" w:eastAsia="Fira Mono" w:hAnsi="Courier New" w:cs="Courier New"/>
          <w:sz w:val="18"/>
          <w:szCs w:val="18"/>
        </w:rPr>
        <w:t>_csv("reviews_labelled2.csv")</w:t>
      </w:r>
    </w:p>
    <w:p w14:paraId="3F1ACCE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df_temp = </w:t>
      </w:r>
      <w:proofErr w:type="gramStart"/>
      <w:r w:rsidRPr="0046403F">
        <w:rPr>
          <w:rFonts w:ascii="Courier New" w:eastAsia="Fira Mono" w:hAnsi="Courier New" w:cs="Courier New"/>
          <w:sz w:val="18"/>
          <w:szCs w:val="18"/>
        </w:rPr>
        <w:t>pd.DataFrame</w:t>
      </w:r>
      <w:proofErr w:type="gramEnd"/>
      <w:r w:rsidRPr="0046403F">
        <w:rPr>
          <w:rFonts w:ascii="Courier New" w:eastAsia="Fira Mono" w:hAnsi="Courier New" w:cs="Courier New"/>
          <w:sz w:val="18"/>
          <w:szCs w:val="18"/>
        </w:rPr>
        <w:t>(df_labelled["content"].copy())</w:t>
      </w:r>
    </w:p>
    <w:p w14:paraId="0233350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df_temp</w:t>
      </w:r>
    </w:p>
    <w:p w14:paraId="0186EE9F" w14:textId="77777777" w:rsidR="00070025" w:rsidRPr="0046403F" w:rsidRDefault="00070025">
      <w:pPr>
        <w:spacing w:after="0" w:line="240" w:lineRule="auto"/>
        <w:rPr>
          <w:rFonts w:ascii="Courier New" w:eastAsia="Fira Mono" w:hAnsi="Courier New" w:cs="Courier New"/>
          <w:sz w:val="18"/>
          <w:szCs w:val="18"/>
        </w:rPr>
      </w:pPr>
    </w:p>
    <w:p w14:paraId="307CF46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pd.set_</w:t>
      </w:r>
      <w:proofErr w:type="gramStart"/>
      <w:r w:rsidRPr="0046403F">
        <w:rPr>
          <w:rFonts w:ascii="Courier New" w:eastAsia="Fira Mono" w:hAnsi="Courier New" w:cs="Courier New"/>
          <w:sz w:val="18"/>
          <w:szCs w:val="18"/>
        </w:rPr>
        <w:t>option(</w:t>
      </w:r>
      <w:proofErr w:type="gramEnd"/>
      <w:r w:rsidRPr="0046403F">
        <w:rPr>
          <w:rFonts w:ascii="Courier New" w:eastAsia="Fira Mono" w:hAnsi="Courier New" w:cs="Courier New"/>
          <w:sz w:val="18"/>
          <w:szCs w:val="18"/>
        </w:rPr>
        <w:t>'display.max_colwidth', 60)</w:t>
      </w:r>
    </w:p>
    <w:p w14:paraId="44B8C517" w14:textId="77777777" w:rsidR="00070025" w:rsidRPr="0046403F" w:rsidRDefault="00070025">
      <w:pPr>
        <w:spacing w:after="0" w:line="240" w:lineRule="auto"/>
        <w:rPr>
          <w:rFonts w:ascii="Courier New" w:eastAsia="Fira Mono" w:hAnsi="Courier New" w:cs="Courier New"/>
          <w:sz w:val="18"/>
          <w:szCs w:val="18"/>
        </w:rPr>
      </w:pPr>
    </w:p>
    <w:p w14:paraId="7F6DDA7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def show_</w:t>
      </w:r>
      <w:proofErr w:type="gramStart"/>
      <w:r w:rsidRPr="0046403F">
        <w:rPr>
          <w:rFonts w:ascii="Courier New" w:eastAsia="Fira Mono" w:hAnsi="Courier New" w:cs="Courier New"/>
          <w:sz w:val="18"/>
          <w:szCs w:val="18"/>
        </w:rPr>
        <w:t>difference(</w:t>
      </w:r>
      <w:proofErr w:type="gramEnd"/>
      <w:r w:rsidRPr="0046403F">
        <w:rPr>
          <w:rFonts w:ascii="Courier New" w:eastAsia="Fira Mono" w:hAnsi="Courier New" w:cs="Courier New"/>
          <w:sz w:val="18"/>
          <w:szCs w:val="18"/>
        </w:rPr>
        <w:t>col1, col2, df=df_temp):</w:t>
      </w:r>
    </w:p>
    <w:p w14:paraId="3462AD9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"""Show difference between pre and post processing"""</w:t>
      </w:r>
    </w:p>
    <w:p w14:paraId="48AA7A0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Get modified-only rows</w:t>
      </w:r>
    </w:p>
    <w:p w14:paraId="4F19631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df_mod = df[df[col1</w:t>
      </w:r>
      <w:proofErr w:type="gramStart"/>
      <w:r w:rsidRPr="0046403F">
        <w:rPr>
          <w:rFonts w:ascii="Courier New" w:eastAsia="Fira Mono" w:hAnsi="Courier New" w:cs="Courier New"/>
          <w:sz w:val="18"/>
          <w:szCs w:val="18"/>
        </w:rPr>
        <w:t>] !</w:t>
      </w:r>
      <w:proofErr w:type="gramEnd"/>
      <w:r w:rsidRPr="0046403F">
        <w:rPr>
          <w:rFonts w:ascii="Courier New" w:eastAsia="Fira Mono" w:hAnsi="Courier New" w:cs="Courier New"/>
          <w:sz w:val="18"/>
          <w:szCs w:val="18"/>
        </w:rPr>
        <w:t>= df[col2]]</w:t>
      </w:r>
    </w:p>
    <w:p w14:paraId="1BFC75A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df_mod = df[df[col1</w:t>
      </w:r>
      <w:proofErr w:type="gramStart"/>
      <w:r w:rsidRPr="0046403F">
        <w:rPr>
          <w:rFonts w:ascii="Courier New" w:eastAsia="Fira Mono" w:hAnsi="Courier New" w:cs="Courier New"/>
          <w:sz w:val="18"/>
          <w:szCs w:val="18"/>
        </w:rPr>
        <w:t>].str.len</w:t>
      </w:r>
      <w:proofErr w:type="gramEnd"/>
      <w:r w:rsidRPr="0046403F">
        <w:rPr>
          <w:rFonts w:ascii="Courier New" w:eastAsia="Fira Mono" w:hAnsi="Courier New" w:cs="Courier New"/>
          <w:sz w:val="18"/>
          <w:szCs w:val="18"/>
        </w:rPr>
        <w:t>() &lt; 80]</w:t>
      </w:r>
    </w:p>
    <w:p w14:paraId="3F3A55E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Get 3 random samples</w:t>
      </w:r>
    </w:p>
    <w:p w14:paraId="3BFDFDF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diff = df_mod.</w:t>
      </w:r>
      <w:proofErr w:type="gramStart"/>
      <w:r w:rsidRPr="0046403F">
        <w:rPr>
          <w:rFonts w:ascii="Courier New" w:eastAsia="Fira Mono" w:hAnsi="Courier New" w:cs="Courier New"/>
          <w:sz w:val="18"/>
          <w:szCs w:val="18"/>
        </w:rPr>
        <w:t>sample(</w:t>
      </w:r>
      <w:proofErr w:type="gramEnd"/>
      <w:r w:rsidRPr="0046403F">
        <w:rPr>
          <w:rFonts w:ascii="Courier New" w:eastAsia="Fira Mono" w:hAnsi="Courier New" w:cs="Courier New"/>
          <w:sz w:val="18"/>
          <w:szCs w:val="18"/>
        </w:rPr>
        <w:t>3)[[col1, col2]]</w:t>
      </w:r>
    </w:p>
    <w:p w14:paraId="1A03F8E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w:t>
      </w:r>
      <w:proofErr w:type="gramStart"/>
      <w:r w:rsidRPr="0046403F">
        <w:rPr>
          <w:rFonts w:ascii="Courier New" w:eastAsia="Fira Mono" w:hAnsi="Courier New" w:cs="Courier New"/>
          <w:sz w:val="18"/>
          <w:szCs w:val="18"/>
        </w:rPr>
        <w:t>diff.rename</w:t>
      </w:r>
      <w:proofErr w:type="gramEnd"/>
      <w:r w:rsidRPr="0046403F">
        <w:rPr>
          <w:rFonts w:ascii="Courier New" w:eastAsia="Fira Mono" w:hAnsi="Courier New" w:cs="Courier New"/>
          <w:sz w:val="18"/>
          <w:szCs w:val="18"/>
        </w:rPr>
        <w:t>(columns={col1:"before", col2:"after"}, inplace=True)</w:t>
      </w:r>
    </w:p>
    <w:p w14:paraId="257023B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diff</w:t>
      </w:r>
    </w:p>
    <w:p w14:paraId="5A16D1A3" w14:textId="77777777" w:rsidR="00070025" w:rsidRPr="0046403F" w:rsidRDefault="00070025">
      <w:pPr>
        <w:spacing w:after="0" w:line="240" w:lineRule="auto"/>
        <w:rPr>
          <w:rFonts w:ascii="Courier New" w:eastAsia="Fira Mono" w:hAnsi="Courier New" w:cs="Courier New"/>
          <w:sz w:val="18"/>
          <w:szCs w:val="18"/>
        </w:rPr>
      </w:pPr>
    </w:p>
    <w:p w14:paraId="38752FD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2.2 Case folding</w:t>
      </w:r>
    </w:p>
    <w:p w14:paraId="02B9D601" w14:textId="77777777" w:rsidR="00070025" w:rsidRPr="0046403F" w:rsidRDefault="00070025">
      <w:pPr>
        <w:spacing w:after="0" w:line="240" w:lineRule="auto"/>
        <w:rPr>
          <w:rFonts w:ascii="Courier New" w:eastAsia="Fira Mono" w:hAnsi="Courier New" w:cs="Courier New"/>
          <w:sz w:val="18"/>
          <w:szCs w:val="18"/>
        </w:rPr>
      </w:pPr>
    </w:p>
    <w:p w14:paraId="2E5397F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Converts all review text to lowercase</w:t>
      </w:r>
    </w:p>
    <w:p w14:paraId="57FAA48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45866A77" w14:textId="77777777" w:rsidR="00070025" w:rsidRPr="0046403F" w:rsidRDefault="00070025">
      <w:pPr>
        <w:spacing w:after="0" w:line="240" w:lineRule="auto"/>
        <w:rPr>
          <w:rFonts w:ascii="Courier New" w:eastAsia="Fira Mono" w:hAnsi="Courier New" w:cs="Courier New"/>
          <w:sz w:val="18"/>
          <w:szCs w:val="18"/>
        </w:rPr>
      </w:pPr>
    </w:p>
    <w:p w14:paraId="50AF438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Case folding</w:t>
      </w:r>
    </w:p>
    <w:p w14:paraId="6EBD716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def case_folding(text):</w:t>
      </w:r>
    </w:p>
    <w:p w14:paraId="74B41F1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w:t>
      </w:r>
      <w:proofErr w:type="gramStart"/>
      <w:r w:rsidRPr="0046403F">
        <w:rPr>
          <w:rFonts w:ascii="Courier New" w:eastAsia="Fira Mono" w:hAnsi="Courier New" w:cs="Courier New"/>
          <w:sz w:val="18"/>
          <w:szCs w:val="18"/>
        </w:rPr>
        <w:t>text.lower</w:t>
      </w:r>
      <w:proofErr w:type="gramEnd"/>
      <w:r w:rsidRPr="0046403F">
        <w:rPr>
          <w:rFonts w:ascii="Courier New" w:eastAsia="Fira Mono" w:hAnsi="Courier New" w:cs="Courier New"/>
          <w:sz w:val="18"/>
          <w:szCs w:val="18"/>
        </w:rPr>
        <w:t>()</w:t>
      </w:r>
    </w:p>
    <w:p w14:paraId="3D1A52E8" w14:textId="77777777" w:rsidR="00070025" w:rsidRPr="0046403F" w:rsidRDefault="00070025">
      <w:pPr>
        <w:spacing w:after="0" w:line="240" w:lineRule="auto"/>
        <w:rPr>
          <w:rFonts w:ascii="Courier New" w:eastAsia="Fira Mono" w:hAnsi="Courier New" w:cs="Courier New"/>
          <w:sz w:val="18"/>
          <w:szCs w:val="18"/>
        </w:rPr>
      </w:pPr>
    </w:p>
    <w:p w14:paraId="35EB711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df_temp["lower"] = df_temp["content"</w:t>
      </w:r>
      <w:proofErr w:type="gramStart"/>
      <w:r w:rsidRPr="0046403F">
        <w:rPr>
          <w:rFonts w:ascii="Courier New" w:eastAsia="Fira Mono" w:hAnsi="Courier New" w:cs="Courier New"/>
          <w:sz w:val="18"/>
          <w:szCs w:val="18"/>
        </w:rPr>
        <w:t>].apply</w:t>
      </w:r>
      <w:proofErr w:type="gramEnd"/>
      <w:r w:rsidRPr="0046403F">
        <w:rPr>
          <w:rFonts w:ascii="Courier New" w:eastAsia="Fira Mono" w:hAnsi="Courier New" w:cs="Courier New"/>
          <w:sz w:val="18"/>
          <w:szCs w:val="18"/>
        </w:rPr>
        <w:t>(case_folding)</w:t>
      </w:r>
    </w:p>
    <w:p w14:paraId="245F2F6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show_</w:t>
      </w:r>
      <w:proofErr w:type="gramStart"/>
      <w:r w:rsidRPr="0046403F">
        <w:rPr>
          <w:rFonts w:ascii="Courier New" w:eastAsia="Fira Mono" w:hAnsi="Courier New" w:cs="Courier New"/>
          <w:sz w:val="18"/>
          <w:szCs w:val="18"/>
        </w:rPr>
        <w:t>difference(</w:t>
      </w:r>
      <w:proofErr w:type="gramEnd"/>
      <w:r w:rsidRPr="0046403F">
        <w:rPr>
          <w:rFonts w:ascii="Courier New" w:eastAsia="Fira Mono" w:hAnsi="Courier New" w:cs="Courier New"/>
          <w:sz w:val="18"/>
          <w:szCs w:val="18"/>
        </w:rPr>
        <w:t>"content", "lower")</w:t>
      </w:r>
    </w:p>
    <w:p w14:paraId="72AAD317" w14:textId="77777777" w:rsidR="00070025" w:rsidRPr="0046403F" w:rsidRDefault="00070025">
      <w:pPr>
        <w:spacing w:after="0" w:line="240" w:lineRule="auto"/>
        <w:rPr>
          <w:rFonts w:ascii="Courier New" w:eastAsia="Fira Mono" w:hAnsi="Courier New" w:cs="Courier New"/>
          <w:sz w:val="18"/>
          <w:szCs w:val="18"/>
        </w:rPr>
      </w:pPr>
    </w:p>
    <w:p w14:paraId="1E71148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2.3 Removing punctuation</w:t>
      </w:r>
    </w:p>
    <w:p w14:paraId="732DBD48" w14:textId="77777777" w:rsidR="00070025" w:rsidRPr="0046403F" w:rsidRDefault="00070025">
      <w:pPr>
        <w:spacing w:after="0" w:line="240" w:lineRule="auto"/>
        <w:rPr>
          <w:rFonts w:ascii="Courier New" w:eastAsia="Fira Mono" w:hAnsi="Courier New" w:cs="Courier New"/>
          <w:sz w:val="18"/>
          <w:szCs w:val="18"/>
        </w:rPr>
      </w:pPr>
    </w:p>
    <w:p w14:paraId="3CC37A7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List of punctuation from `</w:t>
      </w:r>
      <w:proofErr w:type="gramStart"/>
      <w:r w:rsidRPr="0046403F">
        <w:rPr>
          <w:rFonts w:ascii="Courier New" w:eastAsia="Fira Mono" w:hAnsi="Courier New" w:cs="Courier New"/>
          <w:sz w:val="18"/>
          <w:szCs w:val="18"/>
        </w:rPr>
        <w:t>string.punctuation</w:t>
      </w:r>
      <w:proofErr w:type="gramEnd"/>
      <w:r w:rsidRPr="0046403F">
        <w:rPr>
          <w:rFonts w:ascii="Courier New" w:eastAsia="Fira Mono" w:hAnsi="Courier New" w:cs="Courier New"/>
          <w:sz w:val="18"/>
          <w:szCs w:val="18"/>
        </w:rPr>
        <w:t>`:</w:t>
      </w:r>
    </w:p>
    <w:p w14:paraId="323E75F5" w14:textId="77777777" w:rsidR="00070025" w:rsidRPr="0046403F" w:rsidRDefault="00070025">
      <w:pPr>
        <w:spacing w:after="0" w:line="240" w:lineRule="auto"/>
        <w:rPr>
          <w:rFonts w:ascii="Courier New" w:eastAsia="Fira Mono" w:hAnsi="Courier New" w:cs="Courier New"/>
          <w:sz w:val="18"/>
          <w:szCs w:val="18"/>
        </w:rPr>
      </w:pPr>
    </w:p>
    <w:p w14:paraId="2140177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&gt; !"#$%&amp;'()*+,-./:;&lt;=&gt;?@[\]^_`{|}~</w:t>
      </w:r>
    </w:p>
    <w:p w14:paraId="32D0F37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15180D45" w14:textId="77777777" w:rsidR="00070025" w:rsidRPr="0046403F" w:rsidRDefault="00070025">
      <w:pPr>
        <w:spacing w:after="0" w:line="240" w:lineRule="auto"/>
        <w:rPr>
          <w:rFonts w:ascii="Courier New" w:eastAsia="Fira Mono" w:hAnsi="Courier New" w:cs="Courier New"/>
          <w:sz w:val="18"/>
          <w:szCs w:val="18"/>
        </w:rPr>
      </w:pPr>
    </w:p>
    <w:p w14:paraId="56C1D40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Remove punctuation</w:t>
      </w:r>
    </w:p>
    <w:p w14:paraId="64EFE0B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def remove_punctuation(text):</w:t>
      </w:r>
    </w:p>
    <w:p w14:paraId="618CB3F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w:t>
      </w:r>
      <w:proofErr w:type="gramStart"/>
      <w:r w:rsidRPr="0046403F">
        <w:rPr>
          <w:rFonts w:ascii="Courier New" w:eastAsia="Fira Mono" w:hAnsi="Courier New" w:cs="Courier New"/>
          <w:sz w:val="18"/>
          <w:szCs w:val="18"/>
        </w:rPr>
        <w:t>text.translate</w:t>
      </w:r>
      <w:proofErr w:type="gramEnd"/>
      <w:r w:rsidRPr="0046403F">
        <w:rPr>
          <w:rFonts w:ascii="Courier New" w:eastAsia="Fira Mono" w:hAnsi="Courier New" w:cs="Courier New"/>
          <w:sz w:val="18"/>
          <w:szCs w:val="18"/>
        </w:rPr>
        <w:t>(str.maketrans("", "", string.punctuation))</w:t>
      </w:r>
    </w:p>
    <w:p w14:paraId="6DE091EC" w14:textId="77777777" w:rsidR="00070025" w:rsidRPr="0046403F" w:rsidRDefault="00070025">
      <w:pPr>
        <w:spacing w:after="0" w:line="240" w:lineRule="auto"/>
        <w:rPr>
          <w:rFonts w:ascii="Courier New" w:eastAsia="Fira Mono" w:hAnsi="Courier New" w:cs="Courier New"/>
          <w:sz w:val="18"/>
          <w:szCs w:val="18"/>
        </w:rPr>
      </w:pPr>
    </w:p>
    <w:p w14:paraId="5B4AF55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df_temp["punct"] = df_temp["lower"</w:t>
      </w:r>
      <w:proofErr w:type="gramStart"/>
      <w:r w:rsidRPr="0046403F">
        <w:rPr>
          <w:rFonts w:ascii="Courier New" w:eastAsia="Fira Mono" w:hAnsi="Courier New" w:cs="Courier New"/>
          <w:sz w:val="18"/>
          <w:szCs w:val="18"/>
        </w:rPr>
        <w:t>].apply</w:t>
      </w:r>
      <w:proofErr w:type="gramEnd"/>
      <w:r w:rsidRPr="0046403F">
        <w:rPr>
          <w:rFonts w:ascii="Courier New" w:eastAsia="Fira Mono" w:hAnsi="Courier New" w:cs="Courier New"/>
          <w:sz w:val="18"/>
          <w:szCs w:val="18"/>
        </w:rPr>
        <w:t>(remove_punctuation)</w:t>
      </w:r>
    </w:p>
    <w:p w14:paraId="65B3902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show_</w:t>
      </w:r>
      <w:proofErr w:type="gramStart"/>
      <w:r w:rsidRPr="0046403F">
        <w:rPr>
          <w:rFonts w:ascii="Courier New" w:eastAsia="Fira Mono" w:hAnsi="Courier New" w:cs="Courier New"/>
          <w:sz w:val="18"/>
          <w:szCs w:val="18"/>
        </w:rPr>
        <w:t>difference(</w:t>
      </w:r>
      <w:proofErr w:type="gramEnd"/>
      <w:r w:rsidRPr="0046403F">
        <w:rPr>
          <w:rFonts w:ascii="Courier New" w:eastAsia="Fira Mono" w:hAnsi="Courier New" w:cs="Courier New"/>
          <w:sz w:val="18"/>
          <w:szCs w:val="18"/>
        </w:rPr>
        <w:t>"lower", "punct")</w:t>
      </w:r>
    </w:p>
    <w:p w14:paraId="34AF12AC" w14:textId="77777777" w:rsidR="00070025" w:rsidRPr="0046403F" w:rsidRDefault="00070025">
      <w:pPr>
        <w:spacing w:after="0" w:line="240" w:lineRule="auto"/>
        <w:rPr>
          <w:rFonts w:ascii="Courier New" w:eastAsia="Fira Mono" w:hAnsi="Courier New" w:cs="Courier New"/>
          <w:sz w:val="18"/>
          <w:szCs w:val="18"/>
        </w:rPr>
      </w:pPr>
    </w:p>
    <w:p w14:paraId="3B6C21C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2.4 Removing stopwords</w:t>
      </w:r>
    </w:p>
    <w:p w14:paraId="3E58D291" w14:textId="77777777" w:rsidR="00070025" w:rsidRPr="0046403F" w:rsidRDefault="00070025">
      <w:pPr>
        <w:spacing w:after="0" w:line="240" w:lineRule="auto"/>
        <w:rPr>
          <w:rFonts w:ascii="Courier New" w:eastAsia="Fira Mono" w:hAnsi="Courier New" w:cs="Courier New"/>
          <w:sz w:val="18"/>
          <w:szCs w:val="18"/>
        </w:rPr>
      </w:pPr>
    </w:p>
    <w:p w14:paraId="7092E78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Stopwords used:</w:t>
      </w:r>
    </w:p>
    <w:p w14:paraId="4EC8301B" w14:textId="77777777" w:rsidR="00070025" w:rsidRPr="0046403F" w:rsidRDefault="00070025">
      <w:pPr>
        <w:spacing w:after="0" w:line="240" w:lineRule="auto"/>
        <w:rPr>
          <w:rFonts w:ascii="Courier New" w:eastAsia="Fira Mono" w:hAnsi="Courier New" w:cs="Courier New"/>
          <w:sz w:val="18"/>
          <w:szCs w:val="18"/>
        </w:rPr>
      </w:pPr>
    </w:p>
    <w:p w14:paraId="70EA598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NLTK (179 words)</w:t>
      </w:r>
    </w:p>
    <w:p w14:paraId="697A0C4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Gensim ([337 </w:t>
      </w:r>
      <w:proofErr w:type="gramStart"/>
      <w:r w:rsidRPr="0046403F">
        <w:rPr>
          <w:rFonts w:ascii="Courier New" w:eastAsia="Fira Mono" w:hAnsi="Courier New" w:cs="Courier New"/>
          <w:sz w:val="18"/>
          <w:szCs w:val="18"/>
        </w:rPr>
        <w:t>words](</w:t>
      </w:r>
      <w:proofErr w:type="gramEnd"/>
      <w:r w:rsidRPr="0046403F">
        <w:rPr>
          <w:rFonts w:ascii="Courier New" w:eastAsia="Fira Mono" w:hAnsi="Courier New" w:cs="Courier New"/>
          <w:sz w:val="18"/>
          <w:szCs w:val="18"/>
        </w:rPr>
        <w:t>https://tedboy.github.io/nlps/_modules/gensim/parsing/preprocessing.html))</w:t>
      </w:r>
    </w:p>
    <w:p w14:paraId="0A34DCA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Spacy ([326 </w:t>
      </w:r>
      <w:proofErr w:type="gramStart"/>
      <w:r w:rsidRPr="0046403F">
        <w:rPr>
          <w:rFonts w:ascii="Courier New" w:eastAsia="Fira Mono" w:hAnsi="Courier New" w:cs="Courier New"/>
          <w:sz w:val="18"/>
          <w:szCs w:val="18"/>
        </w:rPr>
        <w:t>words](</w:t>
      </w:r>
      <w:proofErr w:type="gramEnd"/>
      <w:r w:rsidRPr="0046403F">
        <w:rPr>
          <w:rFonts w:ascii="Courier New" w:eastAsia="Fira Mono" w:hAnsi="Courier New" w:cs="Courier New"/>
          <w:sz w:val="18"/>
          <w:szCs w:val="18"/>
        </w:rPr>
        <w:t>https://github.com/explosion/spaCy/blob/master/spacy/lang/en/stop_words.py))</w:t>
      </w:r>
    </w:p>
    <w:p w14:paraId="2902A221" w14:textId="77777777" w:rsidR="00070025" w:rsidRPr="0046403F" w:rsidRDefault="00070025">
      <w:pPr>
        <w:spacing w:after="0" w:line="240" w:lineRule="auto"/>
        <w:rPr>
          <w:rFonts w:ascii="Courier New" w:eastAsia="Fira Mono" w:hAnsi="Courier New" w:cs="Courier New"/>
          <w:sz w:val="18"/>
          <w:szCs w:val="18"/>
        </w:rPr>
      </w:pPr>
    </w:p>
    <w:p w14:paraId="6512983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Total combined = 413 words</w:t>
      </w:r>
    </w:p>
    <w:p w14:paraId="15655F3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6D02FC39" w14:textId="77777777" w:rsidR="00070025" w:rsidRPr="0046403F" w:rsidRDefault="00070025">
      <w:pPr>
        <w:spacing w:after="0" w:line="240" w:lineRule="auto"/>
        <w:rPr>
          <w:rFonts w:ascii="Courier New" w:eastAsia="Fira Mono" w:hAnsi="Courier New" w:cs="Courier New"/>
          <w:sz w:val="18"/>
          <w:szCs w:val="18"/>
        </w:rPr>
      </w:pPr>
    </w:p>
    <w:p w14:paraId="269313D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load stopwords</w:t>
      </w:r>
    </w:p>
    <w:p w14:paraId="736CDFC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sp = </w:t>
      </w:r>
      <w:proofErr w:type="gramStart"/>
      <w:r w:rsidRPr="0046403F">
        <w:rPr>
          <w:rFonts w:ascii="Courier New" w:eastAsia="Fira Mono" w:hAnsi="Courier New" w:cs="Courier New"/>
          <w:sz w:val="18"/>
          <w:szCs w:val="18"/>
        </w:rPr>
        <w:t>spacy.load</w:t>
      </w:r>
      <w:proofErr w:type="gramEnd"/>
      <w:r w:rsidRPr="0046403F">
        <w:rPr>
          <w:rFonts w:ascii="Courier New" w:eastAsia="Fira Mono" w:hAnsi="Courier New" w:cs="Courier New"/>
          <w:sz w:val="18"/>
          <w:szCs w:val="18"/>
        </w:rPr>
        <w:t>('en_core_web_sm')</w:t>
      </w:r>
    </w:p>
    <w:p w14:paraId="32D1590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words_spacy = </w:t>
      </w:r>
      <w:proofErr w:type="gramStart"/>
      <w:r w:rsidRPr="0046403F">
        <w:rPr>
          <w:rFonts w:ascii="Courier New" w:eastAsia="Fira Mono" w:hAnsi="Courier New" w:cs="Courier New"/>
          <w:sz w:val="18"/>
          <w:szCs w:val="18"/>
        </w:rPr>
        <w:t>sp.Defaults.stop</w:t>
      </w:r>
      <w:proofErr w:type="gramEnd"/>
      <w:r w:rsidRPr="0046403F">
        <w:rPr>
          <w:rFonts w:ascii="Courier New" w:eastAsia="Fira Mono" w:hAnsi="Courier New" w:cs="Courier New"/>
          <w:sz w:val="18"/>
          <w:szCs w:val="18"/>
        </w:rPr>
        <w:t>_words # spacy</w:t>
      </w:r>
    </w:p>
    <w:p w14:paraId="2451B1C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words_nltk = sw_</w:t>
      </w:r>
      <w:proofErr w:type="gramStart"/>
      <w:r w:rsidRPr="0046403F">
        <w:rPr>
          <w:rFonts w:ascii="Courier New" w:eastAsia="Fira Mono" w:hAnsi="Courier New" w:cs="Courier New"/>
          <w:sz w:val="18"/>
          <w:szCs w:val="18"/>
        </w:rPr>
        <w:t>nltk.words</w:t>
      </w:r>
      <w:proofErr w:type="gramEnd"/>
      <w:r w:rsidRPr="0046403F">
        <w:rPr>
          <w:rFonts w:ascii="Courier New" w:eastAsia="Fira Mono" w:hAnsi="Courier New" w:cs="Courier New"/>
          <w:sz w:val="18"/>
          <w:szCs w:val="18"/>
        </w:rPr>
        <w:t>("english") # nltk</w:t>
      </w:r>
    </w:p>
    <w:p w14:paraId="6D1DA3F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words_gensim = sw_gensim # gensim</w:t>
      </w:r>
    </w:p>
    <w:p w14:paraId="25271212" w14:textId="77777777" w:rsidR="00070025" w:rsidRPr="0046403F" w:rsidRDefault="00070025">
      <w:pPr>
        <w:spacing w:after="0" w:line="240" w:lineRule="auto"/>
        <w:rPr>
          <w:rFonts w:ascii="Courier New" w:eastAsia="Fira Mono" w:hAnsi="Courier New" w:cs="Courier New"/>
          <w:sz w:val="18"/>
          <w:szCs w:val="18"/>
        </w:rPr>
      </w:pPr>
    </w:p>
    <w:p w14:paraId="66ECF4F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lastRenderedPageBreak/>
        <w:t># Stopwords combined</w:t>
      </w:r>
    </w:p>
    <w:p w14:paraId="2B7E529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stopwords = words_nltk + list(words_gensim) + list(words_spacy) # 843</w:t>
      </w:r>
    </w:p>
    <w:p w14:paraId="283340CD" w14:textId="77777777" w:rsidR="00070025" w:rsidRPr="0046403F" w:rsidRDefault="00070025">
      <w:pPr>
        <w:spacing w:after="0" w:line="240" w:lineRule="auto"/>
        <w:rPr>
          <w:rFonts w:ascii="Courier New" w:eastAsia="Fira Mono" w:hAnsi="Courier New" w:cs="Courier New"/>
          <w:sz w:val="18"/>
          <w:szCs w:val="18"/>
        </w:rPr>
      </w:pPr>
    </w:p>
    <w:p w14:paraId="5149B90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Remove duplicated words</w:t>
      </w:r>
    </w:p>
    <w:p w14:paraId="144D645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stopwords = sorted(list(set(stopwords)))</w:t>
      </w:r>
    </w:p>
    <w:p w14:paraId="780E5888" w14:textId="77777777" w:rsidR="00070025" w:rsidRPr="0046403F" w:rsidRDefault="00070025">
      <w:pPr>
        <w:spacing w:after="0" w:line="240" w:lineRule="auto"/>
        <w:rPr>
          <w:rFonts w:ascii="Courier New" w:eastAsia="Fira Mono" w:hAnsi="Courier New" w:cs="Courier New"/>
          <w:sz w:val="18"/>
          <w:szCs w:val="18"/>
        </w:rPr>
      </w:pPr>
    </w:p>
    <w:p w14:paraId="596742D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Total stopwords</w:t>
      </w:r>
    </w:p>
    <w:p w14:paraId="697BAEB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print(len(stopwords))</w:t>
      </w:r>
    </w:p>
    <w:p w14:paraId="48EB3578" w14:textId="77777777" w:rsidR="00070025" w:rsidRPr="0046403F" w:rsidRDefault="00070025">
      <w:pPr>
        <w:spacing w:after="0" w:line="240" w:lineRule="auto"/>
        <w:rPr>
          <w:rFonts w:ascii="Courier New" w:eastAsia="Fira Mono" w:hAnsi="Courier New" w:cs="Courier New"/>
          <w:sz w:val="18"/>
          <w:szCs w:val="18"/>
        </w:rPr>
      </w:pPr>
    </w:p>
    <w:p w14:paraId="026F07E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Stopwords sample</w:t>
      </w:r>
    </w:p>
    <w:p w14:paraId="788ECB1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w:t>
      </w:r>
      <w:proofErr w:type="gramStart"/>
      <w:r w:rsidRPr="0046403F">
        <w:rPr>
          <w:rFonts w:ascii="Courier New" w:eastAsia="Fira Mono" w:hAnsi="Courier New" w:cs="Courier New"/>
          <w:sz w:val="18"/>
          <w:szCs w:val="18"/>
        </w:rPr>
        <w:t>stopwords[</w:t>
      </w:r>
      <w:proofErr w:type="gramEnd"/>
      <w:r w:rsidRPr="0046403F">
        <w:rPr>
          <w:rFonts w:ascii="Courier New" w:eastAsia="Fira Mono" w:hAnsi="Courier New" w:cs="Courier New"/>
          <w:sz w:val="18"/>
          <w:szCs w:val="18"/>
        </w:rPr>
        <w:t>:10])</w:t>
      </w:r>
    </w:p>
    <w:p w14:paraId="1911DE3E" w14:textId="77777777" w:rsidR="00070025" w:rsidRPr="0046403F" w:rsidRDefault="00070025">
      <w:pPr>
        <w:spacing w:after="0" w:line="240" w:lineRule="auto"/>
        <w:rPr>
          <w:rFonts w:ascii="Courier New" w:eastAsia="Fira Mono" w:hAnsi="Courier New" w:cs="Courier New"/>
          <w:sz w:val="18"/>
          <w:szCs w:val="18"/>
        </w:rPr>
      </w:pPr>
    </w:p>
    <w:p w14:paraId="5D87B36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Remove Stopwords</w:t>
      </w:r>
    </w:p>
    <w:p w14:paraId="39FB8B0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def remove_stopwords(text):</w:t>
      </w:r>
    </w:p>
    <w:p w14:paraId="0211865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return " </w:t>
      </w:r>
      <w:proofErr w:type="gramStart"/>
      <w:r w:rsidRPr="0046403F">
        <w:rPr>
          <w:rFonts w:ascii="Courier New" w:eastAsia="Fira Mono" w:hAnsi="Courier New" w:cs="Courier New"/>
          <w:sz w:val="18"/>
          <w:szCs w:val="18"/>
        </w:rPr>
        <w:t>".join</w:t>
      </w:r>
      <w:proofErr w:type="gramEnd"/>
      <w:r w:rsidRPr="0046403F">
        <w:rPr>
          <w:rFonts w:ascii="Courier New" w:eastAsia="Fira Mono" w:hAnsi="Courier New" w:cs="Courier New"/>
          <w:sz w:val="18"/>
          <w:szCs w:val="18"/>
        </w:rPr>
        <w:t>([w for w in text if w not in stop_words])</w:t>
      </w:r>
    </w:p>
    <w:p w14:paraId="755BF95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 </w:t>
      </w:r>
      <w:proofErr w:type="gramStart"/>
      <w:r w:rsidRPr="0046403F">
        <w:rPr>
          <w:rFonts w:ascii="Courier New" w:eastAsia="Fira Mono" w:hAnsi="Courier New" w:cs="Courier New"/>
          <w:sz w:val="18"/>
          <w:szCs w:val="18"/>
        </w:rPr>
        <w:t>".join</w:t>
      </w:r>
      <w:proofErr w:type="gramEnd"/>
      <w:r w:rsidRPr="0046403F">
        <w:rPr>
          <w:rFonts w:ascii="Courier New" w:eastAsia="Fira Mono" w:hAnsi="Courier New" w:cs="Courier New"/>
          <w:sz w:val="18"/>
          <w:szCs w:val="18"/>
        </w:rPr>
        <w:t>([w for w in text.split() if w not in stopwords])</w:t>
      </w:r>
    </w:p>
    <w:p w14:paraId="647A80B6" w14:textId="77777777" w:rsidR="00070025" w:rsidRPr="0046403F" w:rsidRDefault="00070025">
      <w:pPr>
        <w:spacing w:after="0" w:line="240" w:lineRule="auto"/>
        <w:rPr>
          <w:rFonts w:ascii="Courier New" w:eastAsia="Fira Mono" w:hAnsi="Courier New" w:cs="Courier New"/>
          <w:sz w:val="18"/>
          <w:szCs w:val="18"/>
        </w:rPr>
      </w:pPr>
    </w:p>
    <w:p w14:paraId="4AA8B6B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df_temp["stopwords"] = df_temp["punct"</w:t>
      </w:r>
      <w:proofErr w:type="gramStart"/>
      <w:r w:rsidRPr="0046403F">
        <w:rPr>
          <w:rFonts w:ascii="Courier New" w:eastAsia="Fira Mono" w:hAnsi="Courier New" w:cs="Courier New"/>
          <w:sz w:val="18"/>
          <w:szCs w:val="18"/>
        </w:rPr>
        <w:t>].apply</w:t>
      </w:r>
      <w:proofErr w:type="gramEnd"/>
      <w:r w:rsidRPr="0046403F">
        <w:rPr>
          <w:rFonts w:ascii="Courier New" w:eastAsia="Fira Mono" w:hAnsi="Courier New" w:cs="Courier New"/>
          <w:sz w:val="18"/>
          <w:szCs w:val="18"/>
        </w:rPr>
        <w:t>(remove_stopwords)</w:t>
      </w:r>
    </w:p>
    <w:p w14:paraId="4577245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show_</w:t>
      </w:r>
      <w:proofErr w:type="gramStart"/>
      <w:r w:rsidRPr="0046403F">
        <w:rPr>
          <w:rFonts w:ascii="Courier New" w:eastAsia="Fira Mono" w:hAnsi="Courier New" w:cs="Courier New"/>
          <w:sz w:val="18"/>
          <w:szCs w:val="18"/>
        </w:rPr>
        <w:t>difference(</w:t>
      </w:r>
      <w:proofErr w:type="gramEnd"/>
      <w:r w:rsidRPr="0046403F">
        <w:rPr>
          <w:rFonts w:ascii="Courier New" w:eastAsia="Fira Mono" w:hAnsi="Courier New" w:cs="Courier New"/>
          <w:sz w:val="18"/>
          <w:szCs w:val="18"/>
        </w:rPr>
        <w:t>"punct", "stopwords")</w:t>
      </w:r>
    </w:p>
    <w:p w14:paraId="06BAC401" w14:textId="77777777" w:rsidR="00070025" w:rsidRPr="0046403F" w:rsidRDefault="00070025">
      <w:pPr>
        <w:spacing w:after="0" w:line="240" w:lineRule="auto"/>
        <w:rPr>
          <w:rFonts w:ascii="Courier New" w:eastAsia="Fira Mono" w:hAnsi="Courier New" w:cs="Courier New"/>
          <w:sz w:val="18"/>
          <w:szCs w:val="18"/>
        </w:rPr>
      </w:pPr>
    </w:p>
    <w:p w14:paraId="45FE010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2.5 Lemmatization"""</w:t>
      </w:r>
    </w:p>
    <w:p w14:paraId="3C7A38E4" w14:textId="77777777" w:rsidR="00070025" w:rsidRPr="0046403F" w:rsidRDefault="00070025">
      <w:pPr>
        <w:spacing w:after="0" w:line="240" w:lineRule="auto"/>
        <w:rPr>
          <w:rFonts w:ascii="Courier New" w:eastAsia="Fira Mono" w:hAnsi="Courier New" w:cs="Courier New"/>
          <w:sz w:val="18"/>
          <w:szCs w:val="18"/>
        </w:rPr>
      </w:pPr>
    </w:p>
    <w:p w14:paraId="37E56A6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Lemmatization</w:t>
      </w:r>
    </w:p>
    <w:p w14:paraId="772EE62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nltk</w:t>
      </w:r>
    </w:p>
    <w:p w14:paraId="5D3F402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nltk.stem</w:t>
      </w:r>
      <w:proofErr w:type="gramEnd"/>
      <w:r w:rsidRPr="0046403F">
        <w:rPr>
          <w:rFonts w:ascii="Courier New" w:eastAsia="Fira Mono" w:hAnsi="Courier New" w:cs="Courier New"/>
          <w:sz w:val="18"/>
          <w:szCs w:val="18"/>
        </w:rPr>
        <w:t xml:space="preserve"> import WordNetLemmatizer</w:t>
      </w:r>
    </w:p>
    <w:p w14:paraId="5E8BF80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nltk.corpus</w:t>
      </w:r>
      <w:proofErr w:type="gramEnd"/>
      <w:r w:rsidRPr="0046403F">
        <w:rPr>
          <w:rFonts w:ascii="Courier New" w:eastAsia="Fira Mono" w:hAnsi="Courier New" w:cs="Courier New"/>
          <w:sz w:val="18"/>
          <w:szCs w:val="18"/>
        </w:rPr>
        <w:t xml:space="preserve"> import wordnet</w:t>
      </w:r>
    </w:p>
    <w:p w14:paraId="3AB7B7D5" w14:textId="77777777" w:rsidR="00070025" w:rsidRPr="0046403F" w:rsidRDefault="00070025">
      <w:pPr>
        <w:spacing w:after="0" w:line="240" w:lineRule="auto"/>
        <w:rPr>
          <w:rFonts w:ascii="Courier New" w:eastAsia="Fira Mono" w:hAnsi="Courier New" w:cs="Courier New"/>
          <w:sz w:val="18"/>
          <w:szCs w:val="18"/>
        </w:rPr>
      </w:pPr>
    </w:p>
    <w:p w14:paraId="3514273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lemmatizer = </w:t>
      </w:r>
      <w:proofErr w:type="gramStart"/>
      <w:r w:rsidRPr="0046403F">
        <w:rPr>
          <w:rFonts w:ascii="Courier New" w:eastAsia="Fira Mono" w:hAnsi="Courier New" w:cs="Courier New"/>
          <w:sz w:val="18"/>
          <w:szCs w:val="18"/>
        </w:rPr>
        <w:t>WordNetLemmatizer(</w:t>
      </w:r>
      <w:proofErr w:type="gramEnd"/>
      <w:r w:rsidRPr="0046403F">
        <w:rPr>
          <w:rFonts w:ascii="Courier New" w:eastAsia="Fira Mono" w:hAnsi="Courier New" w:cs="Courier New"/>
          <w:sz w:val="18"/>
          <w:szCs w:val="18"/>
        </w:rPr>
        <w:t>)</w:t>
      </w:r>
    </w:p>
    <w:p w14:paraId="61306135" w14:textId="77777777" w:rsidR="00070025" w:rsidRPr="0046403F" w:rsidRDefault="00070025">
      <w:pPr>
        <w:spacing w:after="0" w:line="240" w:lineRule="auto"/>
        <w:rPr>
          <w:rFonts w:ascii="Courier New" w:eastAsia="Fira Mono" w:hAnsi="Courier New" w:cs="Courier New"/>
          <w:sz w:val="18"/>
          <w:szCs w:val="18"/>
        </w:rPr>
      </w:pPr>
    </w:p>
    <w:p w14:paraId="180E295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def nltk_pos_tagger(nltk_tag):</w:t>
      </w:r>
    </w:p>
    <w:p w14:paraId="725598F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if nltk_</w:t>
      </w:r>
      <w:proofErr w:type="gramStart"/>
      <w:r w:rsidRPr="0046403F">
        <w:rPr>
          <w:rFonts w:ascii="Courier New" w:eastAsia="Fira Mono" w:hAnsi="Courier New" w:cs="Courier New"/>
          <w:sz w:val="18"/>
          <w:szCs w:val="18"/>
        </w:rPr>
        <w:t>tag.startswith</w:t>
      </w:r>
      <w:proofErr w:type="gramEnd"/>
      <w:r w:rsidRPr="0046403F">
        <w:rPr>
          <w:rFonts w:ascii="Courier New" w:eastAsia="Fira Mono" w:hAnsi="Courier New" w:cs="Courier New"/>
          <w:sz w:val="18"/>
          <w:szCs w:val="18"/>
        </w:rPr>
        <w:t>('J'):</w:t>
      </w:r>
    </w:p>
    <w:p w14:paraId="58DA472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wordnet.ADJ</w:t>
      </w:r>
    </w:p>
    <w:p w14:paraId="48E93E2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elif nltk_</w:t>
      </w:r>
      <w:proofErr w:type="gramStart"/>
      <w:r w:rsidRPr="0046403F">
        <w:rPr>
          <w:rFonts w:ascii="Courier New" w:eastAsia="Fira Mono" w:hAnsi="Courier New" w:cs="Courier New"/>
          <w:sz w:val="18"/>
          <w:szCs w:val="18"/>
        </w:rPr>
        <w:t>tag.startswith</w:t>
      </w:r>
      <w:proofErr w:type="gramEnd"/>
      <w:r w:rsidRPr="0046403F">
        <w:rPr>
          <w:rFonts w:ascii="Courier New" w:eastAsia="Fira Mono" w:hAnsi="Courier New" w:cs="Courier New"/>
          <w:sz w:val="18"/>
          <w:szCs w:val="18"/>
        </w:rPr>
        <w:t>('V'):</w:t>
      </w:r>
    </w:p>
    <w:p w14:paraId="3702F9F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w:t>
      </w:r>
      <w:proofErr w:type="gramStart"/>
      <w:r w:rsidRPr="0046403F">
        <w:rPr>
          <w:rFonts w:ascii="Courier New" w:eastAsia="Fira Mono" w:hAnsi="Courier New" w:cs="Courier New"/>
          <w:sz w:val="18"/>
          <w:szCs w:val="18"/>
        </w:rPr>
        <w:t>wordnet.VERB</w:t>
      </w:r>
      <w:proofErr w:type="gramEnd"/>
    </w:p>
    <w:p w14:paraId="083D879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elif nltk_</w:t>
      </w:r>
      <w:proofErr w:type="gramStart"/>
      <w:r w:rsidRPr="0046403F">
        <w:rPr>
          <w:rFonts w:ascii="Courier New" w:eastAsia="Fira Mono" w:hAnsi="Courier New" w:cs="Courier New"/>
          <w:sz w:val="18"/>
          <w:szCs w:val="18"/>
        </w:rPr>
        <w:t>tag.startswith</w:t>
      </w:r>
      <w:proofErr w:type="gramEnd"/>
      <w:r w:rsidRPr="0046403F">
        <w:rPr>
          <w:rFonts w:ascii="Courier New" w:eastAsia="Fira Mono" w:hAnsi="Courier New" w:cs="Courier New"/>
          <w:sz w:val="18"/>
          <w:szCs w:val="18"/>
        </w:rPr>
        <w:t>('N'):</w:t>
      </w:r>
    </w:p>
    <w:p w14:paraId="3B86E75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w:t>
      </w:r>
      <w:proofErr w:type="gramStart"/>
      <w:r w:rsidRPr="0046403F">
        <w:rPr>
          <w:rFonts w:ascii="Courier New" w:eastAsia="Fira Mono" w:hAnsi="Courier New" w:cs="Courier New"/>
          <w:sz w:val="18"/>
          <w:szCs w:val="18"/>
        </w:rPr>
        <w:t>wordnet.NOUN</w:t>
      </w:r>
      <w:proofErr w:type="gramEnd"/>
    </w:p>
    <w:p w14:paraId="4167009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elif nltk_</w:t>
      </w:r>
      <w:proofErr w:type="gramStart"/>
      <w:r w:rsidRPr="0046403F">
        <w:rPr>
          <w:rFonts w:ascii="Courier New" w:eastAsia="Fira Mono" w:hAnsi="Courier New" w:cs="Courier New"/>
          <w:sz w:val="18"/>
          <w:szCs w:val="18"/>
        </w:rPr>
        <w:t>tag.startswith</w:t>
      </w:r>
      <w:proofErr w:type="gramEnd"/>
      <w:r w:rsidRPr="0046403F">
        <w:rPr>
          <w:rFonts w:ascii="Courier New" w:eastAsia="Fira Mono" w:hAnsi="Courier New" w:cs="Courier New"/>
          <w:sz w:val="18"/>
          <w:szCs w:val="18"/>
        </w:rPr>
        <w:t>('R'):</w:t>
      </w:r>
    </w:p>
    <w:p w14:paraId="278EECA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wordnet.ADV</w:t>
      </w:r>
    </w:p>
    <w:p w14:paraId="3119EBA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else:          </w:t>
      </w:r>
    </w:p>
    <w:p w14:paraId="4A71705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None</w:t>
      </w:r>
    </w:p>
    <w:p w14:paraId="7CEF357B" w14:textId="77777777" w:rsidR="00070025" w:rsidRPr="0046403F" w:rsidRDefault="00070025">
      <w:pPr>
        <w:spacing w:after="0" w:line="240" w:lineRule="auto"/>
        <w:rPr>
          <w:rFonts w:ascii="Courier New" w:eastAsia="Fira Mono" w:hAnsi="Courier New" w:cs="Courier New"/>
          <w:sz w:val="18"/>
          <w:szCs w:val="18"/>
        </w:rPr>
      </w:pPr>
    </w:p>
    <w:p w14:paraId="7FE3B04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def lemmatize(pos_tags):</w:t>
      </w:r>
    </w:p>
    <w:p w14:paraId="5CEDC87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nltk_tagged = nltk.pos_tag(</w:t>
      </w:r>
      <w:proofErr w:type="gramStart"/>
      <w:r w:rsidRPr="0046403F">
        <w:rPr>
          <w:rFonts w:ascii="Courier New" w:eastAsia="Fira Mono" w:hAnsi="Courier New" w:cs="Courier New"/>
          <w:sz w:val="18"/>
          <w:szCs w:val="18"/>
        </w:rPr>
        <w:t>nltk.word</w:t>
      </w:r>
      <w:proofErr w:type="gramEnd"/>
      <w:r w:rsidRPr="0046403F">
        <w:rPr>
          <w:rFonts w:ascii="Courier New" w:eastAsia="Fira Mono" w:hAnsi="Courier New" w:cs="Courier New"/>
          <w:sz w:val="18"/>
          <w:szCs w:val="18"/>
        </w:rPr>
        <w:t xml:space="preserve">_tokenize(pos_tags))  </w:t>
      </w:r>
    </w:p>
    <w:p w14:paraId="29314EA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wordnet_tagged = </w:t>
      </w:r>
      <w:proofErr w:type="gramStart"/>
      <w:r w:rsidRPr="0046403F">
        <w:rPr>
          <w:rFonts w:ascii="Courier New" w:eastAsia="Fira Mono" w:hAnsi="Courier New" w:cs="Courier New"/>
          <w:sz w:val="18"/>
          <w:szCs w:val="18"/>
        </w:rPr>
        <w:t>map(</w:t>
      </w:r>
      <w:proofErr w:type="gramEnd"/>
      <w:r w:rsidRPr="0046403F">
        <w:rPr>
          <w:rFonts w:ascii="Courier New" w:eastAsia="Fira Mono" w:hAnsi="Courier New" w:cs="Courier New"/>
          <w:sz w:val="18"/>
          <w:szCs w:val="18"/>
        </w:rPr>
        <w:t>lambda x: (x[0], nltk_pos_tagger(x[1])), nltk_tagged)</w:t>
      </w:r>
    </w:p>
    <w:p w14:paraId="63A273E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lemmatized_sentence = []</w:t>
      </w:r>
    </w:p>
    <w:p w14:paraId="6A45DAC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for word, tag in wordnet_tagged:</w:t>
      </w:r>
    </w:p>
    <w:p w14:paraId="14E61CE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if tag is None:</w:t>
      </w:r>
    </w:p>
    <w:p w14:paraId="5AEF3D8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lemmatized_</w:t>
      </w:r>
      <w:proofErr w:type="gramStart"/>
      <w:r w:rsidRPr="0046403F">
        <w:rPr>
          <w:rFonts w:ascii="Courier New" w:eastAsia="Fira Mono" w:hAnsi="Courier New" w:cs="Courier New"/>
          <w:sz w:val="18"/>
          <w:szCs w:val="18"/>
        </w:rPr>
        <w:t>sentence.append</w:t>
      </w:r>
      <w:proofErr w:type="gramEnd"/>
      <w:r w:rsidRPr="0046403F">
        <w:rPr>
          <w:rFonts w:ascii="Courier New" w:eastAsia="Fira Mono" w:hAnsi="Courier New" w:cs="Courier New"/>
          <w:sz w:val="18"/>
          <w:szCs w:val="18"/>
        </w:rPr>
        <w:t>(word)</w:t>
      </w:r>
    </w:p>
    <w:p w14:paraId="27194B8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else:        </w:t>
      </w:r>
    </w:p>
    <w:p w14:paraId="1074275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lemmatized_</w:t>
      </w:r>
      <w:proofErr w:type="gramStart"/>
      <w:r w:rsidRPr="0046403F">
        <w:rPr>
          <w:rFonts w:ascii="Courier New" w:eastAsia="Fira Mono" w:hAnsi="Courier New" w:cs="Courier New"/>
          <w:sz w:val="18"/>
          <w:szCs w:val="18"/>
        </w:rPr>
        <w:t>sentence.append</w:t>
      </w:r>
      <w:proofErr w:type="gramEnd"/>
      <w:r w:rsidRPr="0046403F">
        <w:rPr>
          <w:rFonts w:ascii="Courier New" w:eastAsia="Fira Mono" w:hAnsi="Courier New" w:cs="Courier New"/>
          <w:sz w:val="18"/>
          <w:szCs w:val="18"/>
        </w:rPr>
        <w:t>(lemmatizer.lemmatize(word, tag))</w:t>
      </w:r>
    </w:p>
    <w:p w14:paraId="5315A9D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 </w:t>
      </w:r>
      <w:proofErr w:type="gramStart"/>
      <w:r w:rsidRPr="0046403F">
        <w:rPr>
          <w:rFonts w:ascii="Courier New" w:eastAsia="Fira Mono" w:hAnsi="Courier New" w:cs="Courier New"/>
          <w:sz w:val="18"/>
          <w:szCs w:val="18"/>
        </w:rPr>
        <w:t>".join</w:t>
      </w:r>
      <w:proofErr w:type="gramEnd"/>
      <w:r w:rsidRPr="0046403F">
        <w:rPr>
          <w:rFonts w:ascii="Courier New" w:eastAsia="Fira Mono" w:hAnsi="Courier New" w:cs="Courier New"/>
          <w:sz w:val="18"/>
          <w:szCs w:val="18"/>
        </w:rPr>
        <w:t>(lemmatized_sentence)</w:t>
      </w:r>
    </w:p>
    <w:p w14:paraId="01208AC6" w14:textId="77777777" w:rsidR="00070025" w:rsidRPr="0046403F" w:rsidRDefault="00070025">
      <w:pPr>
        <w:spacing w:after="0" w:line="240" w:lineRule="auto"/>
        <w:rPr>
          <w:rFonts w:ascii="Courier New" w:eastAsia="Fira Mono" w:hAnsi="Courier New" w:cs="Courier New"/>
          <w:sz w:val="18"/>
          <w:szCs w:val="18"/>
        </w:rPr>
      </w:pPr>
    </w:p>
    <w:p w14:paraId="58788B3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lemmatizer = </w:t>
      </w:r>
      <w:proofErr w:type="gramStart"/>
      <w:r w:rsidRPr="0046403F">
        <w:rPr>
          <w:rFonts w:ascii="Courier New" w:eastAsia="Fira Mono" w:hAnsi="Courier New" w:cs="Courier New"/>
          <w:sz w:val="18"/>
          <w:szCs w:val="18"/>
        </w:rPr>
        <w:t>WordNetLemmatizer(</w:t>
      </w:r>
      <w:proofErr w:type="gramEnd"/>
      <w:r w:rsidRPr="0046403F">
        <w:rPr>
          <w:rFonts w:ascii="Courier New" w:eastAsia="Fira Mono" w:hAnsi="Courier New" w:cs="Courier New"/>
          <w:sz w:val="18"/>
          <w:szCs w:val="18"/>
        </w:rPr>
        <w:t>)</w:t>
      </w:r>
    </w:p>
    <w:p w14:paraId="2381D38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df_temp["lemmatize"] = df_temp["stopwords"</w:t>
      </w:r>
      <w:proofErr w:type="gramStart"/>
      <w:r w:rsidRPr="0046403F">
        <w:rPr>
          <w:rFonts w:ascii="Courier New" w:eastAsia="Fira Mono" w:hAnsi="Courier New" w:cs="Courier New"/>
          <w:sz w:val="18"/>
          <w:szCs w:val="18"/>
        </w:rPr>
        <w:t>].apply</w:t>
      </w:r>
      <w:proofErr w:type="gramEnd"/>
      <w:r w:rsidRPr="0046403F">
        <w:rPr>
          <w:rFonts w:ascii="Courier New" w:eastAsia="Fira Mono" w:hAnsi="Courier New" w:cs="Courier New"/>
          <w:sz w:val="18"/>
          <w:szCs w:val="18"/>
        </w:rPr>
        <w:t>(lemmatize)</w:t>
      </w:r>
    </w:p>
    <w:p w14:paraId="469C2AA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show_</w:t>
      </w:r>
      <w:proofErr w:type="gramStart"/>
      <w:r w:rsidRPr="0046403F">
        <w:rPr>
          <w:rFonts w:ascii="Courier New" w:eastAsia="Fira Mono" w:hAnsi="Courier New" w:cs="Courier New"/>
          <w:sz w:val="18"/>
          <w:szCs w:val="18"/>
        </w:rPr>
        <w:t>difference(</w:t>
      </w:r>
      <w:proofErr w:type="gramEnd"/>
      <w:r w:rsidRPr="0046403F">
        <w:rPr>
          <w:rFonts w:ascii="Courier New" w:eastAsia="Fira Mono" w:hAnsi="Courier New" w:cs="Courier New"/>
          <w:sz w:val="18"/>
          <w:szCs w:val="18"/>
        </w:rPr>
        <w:t>"stopwords", "lemmatize")</w:t>
      </w:r>
    </w:p>
    <w:p w14:paraId="701DD968" w14:textId="77777777" w:rsidR="00070025" w:rsidRPr="0046403F" w:rsidRDefault="00070025">
      <w:pPr>
        <w:spacing w:after="0" w:line="240" w:lineRule="auto"/>
        <w:rPr>
          <w:rFonts w:ascii="Courier New" w:eastAsia="Fira Mono" w:hAnsi="Courier New" w:cs="Courier New"/>
          <w:sz w:val="18"/>
          <w:szCs w:val="18"/>
        </w:rPr>
      </w:pPr>
    </w:p>
    <w:p w14:paraId="442A4B3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df_post = </w:t>
      </w:r>
      <w:proofErr w:type="gramStart"/>
      <w:r w:rsidRPr="0046403F">
        <w:rPr>
          <w:rFonts w:ascii="Courier New" w:eastAsia="Fira Mono" w:hAnsi="Courier New" w:cs="Courier New"/>
          <w:sz w:val="18"/>
          <w:szCs w:val="18"/>
        </w:rPr>
        <w:t>pd.DataFrame</w:t>
      </w:r>
      <w:proofErr w:type="gramEnd"/>
      <w:r w:rsidRPr="0046403F">
        <w:rPr>
          <w:rFonts w:ascii="Courier New" w:eastAsia="Fira Mono" w:hAnsi="Courier New" w:cs="Courier New"/>
          <w:sz w:val="18"/>
          <w:szCs w:val="18"/>
        </w:rPr>
        <w:t>()</w:t>
      </w:r>
    </w:p>
    <w:p w14:paraId="25944E2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df_post["content"] = df_temp["lemmatize"]</w:t>
      </w:r>
    </w:p>
    <w:p w14:paraId="458616F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df_post["sentiment"] = df_labelled["sentiment"]</w:t>
      </w:r>
    </w:p>
    <w:p w14:paraId="442BC67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w:t>
      </w:r>
      <w:proofErr w:type="gramStart"/>
      <w:r w:rsidRPr="0046403F">
        <w:rPr>
          <w:rFonts w:ascii="Courier New" w:eastAsia="Fira Mono" w:hAnsi="Courier New" w:cs="Courier New"/>
          <w:sz w:val="18"/>
          <w:szCs w:val="18"/>
        </w:rPr>
        <w:t>post.head</w:t>
      </w:r>
      <w:proofErr w:type="gramEnd"/>
      <w:r w:rsidRPr="0046403F">
        <w:rPr>
          <w:rFonts w:ascii="Courier New" w:eastAsia="Fira Mono" w:hAnsi="Courier New" w:cs="Courier New"/>
          <w:sz w:val="18"/>
          <w:szCs w:val="18"/>
        </w:rPr>
        <w:t>()</w:t>
      </w:r>
    </w:p>
    <w:p w14:paraId="5E68A62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Save post processing dataset to csv file</w:t>
      </w:r>
    </w:p>
    <w:p w14:paraId="6FBC175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df_post.to_</w:t>
      </w:r>
      <w:proofErr w:type="gramStart"/>
      <w:r w:rsidRPr="0046403F">
        <w:rPr>
          <w:rFonts w:ascii="Courier New" w:eastAsia="Fira Mono" w:hAnsi="Courier New" w:cs="Courier New"/>
          <w:sz w:val="18"/>
          <w:szCs w:val="18"/>
        </w:rPr>
        <w:t>csv(</w:t>
      </w:r>
      <w:proofErr w:type="gramEnd"/>
      <w:r w:rsidRPr="0046403F">
        <w:rPr>
          <w:rFonts w:ascii="Courier New" w:eastAsia="Fira Mono" w:hAnsi="Courier New" w:cs="Courier New"/>
          <w:sz w:val="18"/>
          <w:szCs w:val="18"/>
        </w:rPr>
        <w:t>"reviews_post-processing.csv", index=False)</w:t>
      </w:r>
    </w:p>
    <w:p w14:paraId="1DD83C46" w14:textId="77777777" w:rsidR="00070025" w:rsidRPr="0046403F" w:rsidRDefault="00070025">
      <w:pPr>
        <w:spacing w:after="0" w:line="240" w:lineRule="auto"/>
        <w:rPr>
          <w:rFonts w:ascii="Courier New" w:eastAsia="Fira Mono" w:hAnsi="Courier New" w:cs="Courier New"/>
          <w:sz w:val="18"/>
          <w:szCs w:val="18"/>
        </w:rPr>
      </w:pPr>
    </w:p>
    <w:p w14:paraId="0B8D10F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df_post</w:t>
      </w:r>
    </w:p>
    <w:p w14:paraId="3DD17F4B" w14:textId="77777777" w:rsidR="00070025" w:rsidRPr="0046403F" w:rsidRDefault="00070025">
      <w:pPr>
        <w:spacing w:after="0" w:line="240" w:lineRule="auto"/>
        <w:rPr>
          <w:rFonts w:ascii="Courier New" w:eastAsia="Fira Mono" w:hAnsi="Courier New" w:cs="Courier New"/>
          <w:sz w:val="18"/>
          <w:szCs w:val="18"/>
        </w:rPr>
      </w:pPr>
    </w:p>
    <w:p w14:paraId="290D41B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"""&amp;</w:t>
      </w:r>
      <w:proofErr w:type="gramStart"/>
      <w:r w:rsidRPr="0046403F">
        <w:rPr>
          <w:rFonts w:ascii="Courier New" w:eastAsia="Fira Mono" w:hAnsi="Courier New" w:cs="Courier New"/>
          <w:sz w:val="18"/>
          <w:szCs w:val="18"/>
        </w:rPr>
        <w:t>nbsp;\</w:t>
      </w:r>
      <w:proofErr w:type="gramEnd"/>
    </w:p>
    <w:p w14:paraId="7C9F627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&amp;</w:t>
      </w:r>
      <w:proofErr w:type="gramStart"/>
      <w:r w:rsidRPr="0046403F">
        <w:rPr>
          <w:rFonts w:ascii="Courier New" w:eastAsia="Fira Mono" w:hAnsi="Courier New" w:cs="Courier New"/>
          <w:sz w:val="18"/>
          <w:szCs w:val="18"/>
        </w:rPr>
        <w:t>nbsp;\</w:t>
      </w:r>
      <w:proofErr w:type="gramEnd"/>
    </w:p>
    <w:p w14:paraId="0991970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&amp;nbsp;</w:t>
      </w:r>
    </w:p>
    <w:p w14:paraId="315A82CA" w14:textId="77777777" w:rsidR="00070025" w:rsidRPr="0046403F" w:rsidRDefault="00070025">
      <w:pPr>
        <w:spacing w:after="0" w:line="240" w:lineRule="auto"/>
        <w:rPr>
          <w:rFonts w:ascii="Courier New" w:eastAsia="Fira Mono" w:hAnsi="Courier New" w:cs="Courier New"/>
          <w:sz w:val="18"/>
          <w:szCs w:val="18"/>
        </w:rPr>
      </w:pPr>
    </w:p>
    <w:p w14:paraId="7858442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2.6 Word Clouds</w:t>
      </w:r>
    </w:p>
    <w:p w14:paraId="6D3BF5B8" w14:textId="77777777" w:rsidR="00070025" w:rsidRPr="0046403F" w:rsidRDefault="00070025">
      <w:pPr>
        <w:spacing w:after="0" w:line="240" w:lineRule="auto"/>
        <w:rPr>
          <w:rFonts w:ascii="Courier New" w:eastAsia="Fira Mono" w:hAnsi="Courier New" w:cs="Courier New"/>
          <w:sz w:val="18"/>
          <w:szCs w:val="18"/>
        </w:rPr>
      </w:pPr>
    </w:p>
    <w:p w14:paraId="304E746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Library used: [wordcloud </w:t>
      </w:r>
      <w:proofErr w:type="gramStart"/>
      <w:r w:rsidRPr="0046403F">
        <w:rPr>
          <w:rFonts w:ascii="Courier New" w:eastAsia="Fira Mono" w:hAnsi="Courier New" w:cs="Courier New"/>
          <w:sz w:val="18"/>
          <w:szCs w:val="18"/>
        </w:rPr>
        <w:t>1.8.2.2](</w:t>
      </w:r>
      <w:proofErr w:type="gramEnd"/>
      <w:r w:rsidRPr="0046403F">
        <w:rPr>
          <w:rFonts w:ascii="Courier New" w:eastAsia="Fira Mono" w:hAnsi="Courier New" w:cs="Courier New"/>
          <w:sz w:val="18"/>
          <w:szCs w:val="18"/>
        </w:rPr>
        <w:t>https://amueller.github.io/word_cloud/generated/wordcloud.WordCloud.html)</w:t>
      </w:r>
    </w:p>
    <w:p w14:paraId="4CD558AE" w14:textId="77777777" w:rsidR="00070025" w:rsidRPr="0046403F" w:rsidRDefault="00070025">
      <w:pPr>
        <w:spacing w:after="0" w:line="240" w:lineRule="auto"/>
        <w:rPr>
          <w:rFonts w:ascii="Courier New" w:eastAsia="Fira Mono" w:hAnsi="Courier New" w:cs="Courier New"/>
          <w:sz w:val="18"/>
          <w:szCs w:val="18"/>
        </w:rPr>
      </w:pPr>
    </w:p>
    <w:p w14:paraId="2FB7F84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Documentation: [</w:t>
      </w:r>
      <w:proofErr w:type="gramStart"/>
      <w:r w:rsidRPr="0046403F">
        <w:rPr>
          <w:rFonts w:ascii="Courier New" w:eastAsia="Fira Mono" w:hAnsi="Courier New" w:cs="Courier New"/>
          <w:sz w:val="18"/>
          <w:szCs w:val="18"/>
        </w:rPr>
        <w:t>wordcloud.WordCloud</w:t>
      </w:r>
      <w:proofErr w:type="gramEnd"/>
      <w:r w:rsidRPr="0046403F">
        <w:rPr>
          <w:rFonts w:ascii="Courier New" w:eastAsia="Fira Mono" w:hAnsi="Courier New" w:cs="Courier New"/>
          <w:sz w:val="18"/>
          <w:szCs w:val="18"/>
        </w:rPr>
        <w:t>](https://amueller.github.io/word_cloud/generated/wordcloud.WordCloud.html)</w:t>
      </w:r>
    </w:p>
    <w:p w14:paraId="3FBDB428" w14:textId="77777777" w:rsidR="00070025" w:rsidRPr="0046403F" w:rsidRDefault="00070025">
      <w:pPr>
        <w:spacing w:after="0" w:line="240" w:lineRule="auto"/>
        <w:rPr>
          <w:rFonts w:ascii="Courier New" w:eastAsia="Fira Mono" w:hAnsi="Courier New" w:cs="Courier New"/>
          <w:sz w:val="18"/>
          <w:szCs w:val="18"/>
        </w:rPr>
      </w:pPr>
    </w:p>
    <w:p w14:paraId="6BB54AF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Labels:</w:t>
      </w:r>
    </w:p>
    <w:p w14:paraId="250A60F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(A) Wordcloud for all classes</w:t>
      </w:r>
    </w:p>
    <w:p w14:paraId="1A36BF3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(B) Wordcloud for positive class</w:t>
      </w:r>
    </w:p>
    <w:p w14:paraId="415298D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 Wordcloud for negative class</w:t>
      </w:r>
    </w:p>
    <w:p w14:paraId="18BF481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7D3DE3E9" w14:textId="77777777" w:rsidR="00070025" w:rsidRPr="0046403F" w:rsidRDefault="00070025">
      <w:pPr>
        <w:spacing w:after="0" w:line="240" w:lineRule="auto"/>
        <w:rPr>
          <w:rFonts w:ascii="Courier New" w:eastAsia="Fira Mono" w:hAnsi="Courier New" w:cs="Courier New"/>
          <w:sz w:val="18"/>
          <w:szCs w:val="18"/>
        </w:rPr>
      </w:pPr>
    </w:p>
    <w:p w14:paraId="4A5D530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get texts for wordcloud</w:t>
      </w:r>
    </w:p>
    <w:p w14:paraId="79466D2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wordcloud_all = df_labelled["content"</w:t>
      </w:r>
      <w:proofErr w:type="gramStart"/>
      <w:r w:rsidRPr="0046403F">
        <w:rPr>
          <w:rFonts w:ascii="Courier New" w:eastAsia="Fira Mono" w:hAnsi="Courier New" w:cs="Courier New"/>
          <w:sz w:val="18"/>
          <w:szCs w:val="18"/>
        </w:rPr>
        <w:t>].values</w:t>
      </w:r>
      <w:proofErr w:type="gramEnd"/>
    </w:p>
    <w:p w14:paraId="1DD78EC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wordcloud_pos = df_labelled[df_labelled["sentiment"] == </w:t>
      </w:r>
      <w:proofErr w:type="gramStart"/>
      <w:r w:rsidRPr="0046403F">
        <w:rPr>
          <w:rFonts w:ascii="Courier New" w:eastAsia="Fira Mono" w:hAnsi="Courier New" w:cs="Courier New"/>
          <w:sz w:val="18"/>
          <w:szCs w:val="18"/>
        </w:rPr>
        <w:t>1][</w:t>
      </w:r>
      <w:proofErr w:type="gramEnd"/>
      <w:r w:rsidRPr="0046403F">
        <w:rPr>
          <w:rFonts w:ascii="Courier New" w:eastAsia="Fira Mono" w:hAnsi="Courier New" w:cs="Courier New"/>
          <w:sz w:val="18"/>
          <w:szCs w:val="18"/>
        </w:rPr>
        <w:t>"content"]</w:t>
      </w:r>
    </w:p>
    <w:p w14:paraId="718D0E9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wordcloud_neg = df_labelled[df_labelled["sentiment"] == -</w:t>
      </w:r>
      <w:proofErr w:type="gramStart"/>
      <w:r w:rsidRPr="0046403F">
        <w:rPr>
          <w:rFonts w:ascii="Courier New" w:eastAsia="Fira Mono" w:hAnsi="Courier New" w:cs="Courier New"/>
          <w:sz w:val="18"/>
          <w:szCs w:val="18"/>
        </w:rPr>
        <w:t>1][</w:t>
      </w:r>
      <w:proofErr w:type="gramEnd"/>
      <w:r w:rsidRPr="0046403F">
        <w:rPr>
          <w:rFonts w:ascii="Courier New" w:eastAsia="Fira Mono" w:hAnsi="Courier New" w:cs="Courier New"/>
          <w:sz w:val="18"/>
          <w:szCs w:val="18"/>
        </w:rPr>
        <w:t>"content"]</w:t>
      </w:r>
    </w:p>
    <w:p w14:paraId="4B753D00" w14:textId="77777777" w:rsidR="00070025" w:rsidRPr="0046403F" w:rsidRDefault="00070025">
      <w:pPr>
        <w:spacing w:after="0" w:line="240" w:lineRule="auto"/>
        <w:rPr>
          <w:rFonts w:ascii="Courier New" w:eastAsia="Fira Mono" w:hAnsi="Courier New" w:cs="Courier New"/>
          <w:sz w:val="18"/>
          <w:szCs w:val="18"/>
        </w:rPr>
      </w:pPr>
    </w:p>
    <w:p w14:paraId="6BB1FEF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visualize wordclouds</w:t>
      </w:r>
    </w:p>
    <w:p w14:paraId="268E4A8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cloud_content = {"A</w:t>
      </w:r>
      <w:proofErr w:type="gramStart"/>
      <w:r w:rsidRPr="0046403F">
        <w:rPr>
          <w:rFonts w:ascii="Courier New" w:eastAsia="Fira Mono" w:hAnsi="Courier New" w:cs="Courier New"/>
          <w:sz w:val="18"/>
          <w:szCs w:val="18"/>
        </w:rPr>
        <w:t>":wordcloud</w:t>
      </w:r>
      <w:proofErr w:type="gramEnd"/>
      <w:r w:rsidRPr="0046403F">
        <w:rPr>
          <w:rFonts w:ascii="Courier New" w:eastAsia="Fira Mono" w:hAnsi="Courier New" w:cs="Courier New"/>
          <w:sz w:val="18"/>
          <w:szCs w:val="18"/>
        </w:rPr>
        <w:t xml:space="preserve">_all, "B":wordcloud_pos, "C":wordcloud_neg} </w:t>
      </w:r>
    </w:p>
    <w:p w14:paraId="3BCD008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fig, ax = </w:t>
      </w:r>
      <w:proofErr w:type="gramStart"/>
      <w:r w:rsidRPr="0046403F">
        <w:rPr>
          <w:rFonts w:ascii="Courier New" w:eastAsia="Fira Mono" w:hAnsi="Courier New" w:cs="Courier New"/>
          <w:sz w:val="18"/>
          <w:szCs w:val="18"/>
        </w:rPr>
        <w:t>plt.subplots</w:t>
      </w:r>
      <w:proofErr w:type="gramEnd"/>
      <w:r w:rsidRPr="0046403F">
        <w:rPr>
          <w:rFonts w:ascii="Courier New" w:eastAsia="Fira Mono" w:hAnsi="Courier New" w:cs="Courier New"/>
          <w:sz w:val="18"/>
          <w:szCs w:val="18"/>
        </w:rPr>
        <w:t>(1,3, figsize=(15,5))</w:t>
      </w:r>
    </w:p>
    <w:p w14:paraId="4299B6FF"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fig.suptitle</w:t>
      </w:r>
      <w:proofErr w:type="gramEnd"/>
      <w:r w:rsidRPr="0046403F">
        <w:rPr>
          <w:rFonts w:ascii="Courier New" w:eastAsia="Fira Mono" w:hAnsi="Courier New" w:cs="Courier New"/>
          <w:sz w:val="18"/>
          <w:szCs w:val="18"/>
        </w:rPr>
        <w:t>("Word Clouds for all classes", fontsize="xx-large");</w:t>
      </w:r>
    </w:p>
    <w:p w14:paraId="1E0E35D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for </w:t>
      </w:r>
      <w:proofErr w:type="gramStart"/>
      <w:r w:rsidRPr="0046403F">
        <w:rPr>
          <w:rFonts w:ascii="Courier New" w:eastAsia="Fira Mono" w:hAnsi="Courier New" w:cs="Courier New"/>
          <w:sz w:val="18"/>
          <w:szCs w:val="18"/>
        </w:rPr>
        <w:t>i,(</w:t>
      </w:r>
      <w:proofErr w:type="gramEnd"/>
      <w:r w:rsidRPr="0046403F">
        <w:rPr>
          <w:rFonts w:ascii="Courier New" w:eastAsia="Fira Mono" w:hAnsi="Courier New" w:cs="Courier New"/>
          <w:sz w:val="18"/>
          <w:szCs w:val="18"/>
        </w:rPr>
        <w:t>key, text) in enumerate(cloud_content.items()):</w:t>
      </w:r>
    </w:p>
    <w:p w14:paraId="2233835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wordcloud = </w:t>
      </w:r>
      <w:proofErr w:type="gramStart"/>
      <w:r w:rsidRPr="0046403F">
        <w:rPr>
          <w:rFonts w:ascii="Courier New" w:eastAsia="Fira Mono" w:hAnsi="Courier New" w:cs="Courier New"/>
          <w:sz w:val="18"/>
          <w:szCs w:val="18"/>
        </w:rPr>
        <w:t>WordCloud(</w:t>
      </w:r>
      <w:proofErr w:type="gramEnd"/>
      <w:r w:rsidRPr="0046403F">
        <w:rPr>
          <w:rFonts w:ascii="Courier New" w:eastAsia="Fira Mono" w:hAnsi="Courier New" w:cs="Courier New"/>
          <w:sz w:val="18"/>
          <w:szCs w:val="18"/>
        </w:rPr>
        <w:t xml:space="preserve">background_color="white", </w:t>
      </w:r>
    </w:p>
    <w:p w14:paraId="2D41A5F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height=400</w:t>
      </w:r>
      <w:proofErr w:type="gramStart"/>
      <w:r w:rsidRPr="0046403F">
        <w:rPr>
          <w:rFonts w:ascii="Courier New" w:eastAsia="Fira Mono" w:hAnsi="Courier New" w:cs="Courier New"/>
          <w:sz w:val="18"/>
          <w:szCs w:val="18"/>
        </w:rPr>
        <w:t>).generate</w:t>
      </w:r>
      <w:proofErr w:type="gramEnd"/>
      <w:r w:rsidRPr="0046403F">
        <w:rPr>
          <w:rFonts w:ascii="Courier New" w:eastAsia="Fira Mono" w:hAnsi="Courier New" w:cs="Courier New"/>
          <w:sz w:val="18"/>
          <w:szCs w:val="18"/>
        </w:rPr>
        <w:t>(str(text))</w:t>
      </w:r>
    </w:p>
    <w:p w14:paraId="4A8827D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ax[i</w:t>
      </w:r>
      <w:proofErr w:type="gramStart"/>
      <w:r w:rsidRPr="0046403F">
        <w:rPr>
          <w:rFonts w:ascii="Courier New" w:eastAsia="Fira Mono" w:hAnsi="Courier New" w:cs="Courier New"/>
          <w:sz w:val="18"/>
          <w:szCs w:val="18"/>
        </w:rPr>
        <w:t>].imshow</w:t>
      </w:r>
      <w:proofErr w:type="gramEnd"/>
      <w:r w:rsidRPr="0046403F">
        <w:rPr>
          <w:rFonts w:ascii="Courier New" w:eastAsia="Fira Mono" w:hAnsi="Courier New" w:cs="Courier New"/>
          <w:sz w:val="18"/>
          <w:szCs w:val="18"/>
        </w:rPr>
        <w:t>(wordcloud);</w:t>
      </w:r>
    </w:p>
    <w:p w14:paraId="646DC87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ax[i</w:t>
      </w:r>
      <w:proofErr w:type="gramStart"/>
      <w:r w:rsidRPr="0046403F">
        <w:rPr>
          <w:rFonts w:ascii="Courier New" w:eastAsia="Fira Mono" w:hAnsi="Courier New" w:cs="Courier New"/>
          <w:sz w:val="18"/>
          <w:szCs w:val="18"/>
        </w:rPr>
        <w:t>].axis</w:t>
      </w:r>
      <w:proofErr w:type="gramEnd"/>
      <w:r w:rsidRPr="0046403F">
        <w:rPr>
          <w:rFonts w:ascii="Courier New" w:eastAsia="Fira Mono" w:hAnsi="Courier New" w:cs="Courier New"/>
          <w:sz w:val="18"/>
          <w:szCs w:val="18"/>
        </w:rPr>
        <w:t>("off");</w:t>
      </w:r>
    </w:p>
    <w:p w14:paraId="62B030C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ax[i</w:t>
      </w:r>
      <w:proofErr w:type="gramStart"/>
      <w:r w:rsidRPr="0046403F">
        <w:rPr>
          <w:rFonts w:ascii="Courier New" w:eastAsia="Fira Mono" w:hAnsi="Courier New" w:cs="Courier New"/>
          <w:sz w:val="18"/>
          <w:szCs w:val="18"/>
        </w:rPr>
        <w:t>].title.set</w:t>
      </w:r>
      <w:proofErr w:type="gramEnd"/>
      <w:r w:rsidRPr="0046403F">
        <w:rPr>
          <w:rFonts w:ascii="Courier New" w:eastAsia="Fira Mono" w:hAnsi="Courier New" w:cs="Courier New"/>
          <w:sz w:val="18"/>
          <w:szCs w:val="18"/>
        </w:rPr>
        <w:t>_text(f"({key})")</w:t>
      </w:r>
    </w:p>
    <w:p w14:paraId="1C4C414D" w14:textId="77777777" w:rsidR="00070025" w:rsidRPr="0046403F" w:rsidRDefault="00070025">
      <w:pPr>
        <w:spacing w:after="0" w:line="240" w:lineRule="auto"/>
        <w:rPr>
          <w:rFonts w:ascii="Courier New" w:eastAsia="Fira Mono" w:hAnsi="Courier New" w:cs="Courier New"/>
          <w:sz w:val="18"/>
          <w:szCs w:val="18"/>
        </w:rPr>
      </w:pPr>
    </w:p>
    <w:p w14:paraId="3471D5E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3. Sentiment Analysis</w:t>
      </w:r>
    </w:p>
    <w:p w14:paraId="0E26E757" w14:textId="77777777" w:rsidR="00070025" w:rsidRPr="0046403F" w:rsidRDefault="00070025">
      <w:pPr>
        <w:spacing w:after="0" w:line="240" w:lineRule="auto"/>
        <w:rPr>
          <w:rFonts w:ascii="Courier New" w:eastAsia="Fira Mono" w:hAnsi="Courier New" w:cs="Courier New"/>
          <w:sz w:val="18"/>
          <w:szCs w:val="18"/>
        </w:rPr>
      </w:pPr>
    </w:p>
    <w:p w14:paraId="0585BCD7" w14:textId="77777777" w:rsidR="00070025" w:rsidRPr="0046403F" w:rsidRDefault="00070025">
      <w:pPr>
        <w:spacing w:after="0" w:line="240" w:lineRule="auto"/>
        <w:rPr>
          <w:rFonts w:ascii="Courier New" w:eastAsia="Fira Mono" w:hAnsi="Courier New" w:cs="Courier New"/>
          <w:sz w:val="18"/>
          <w:szCs w:val="18"/>
        </w:rPr>
      </w:pPr>
    </w:p>
    <w:p w14:paraId="76AA3B7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7BB89A13" w14:textId="77777777" w:rsidR="00070025" w:rsidRPr="0046403F" w:rsidRDefault="00070025">
      <w:pPr>
        <w:spacing w:after="0" w:line="240" w:lineRule="auto"/>
        <w:rPr>
          <w:rFonts w:ascii="Courier New" w:eastAsia="Fira Mono" w:hAnsi="Courier New" w:cs="Courier New"/>
          <w:sz w:val="18"/>
          <w:szCs w:val="18"/>
        </w:rPr>
      </w:pPr>
    </w:p>
    <w:p w14:paraId="73FBB45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warnings</w:t>
      </w:r>
    </w:p>
    <w:p w14:paraId="1A41C3E0"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warnings.filterwarnings</w:t>
      </w:r>
      <w:proofErr w:type="gramEnd"/>
      <w:r w:rsidRPr="0046403F">
        <w:rPr>
          <w:rFonts w:ascii="Courier New" w:eastAsia="Fira Mono" w:hAnsi="Courier New" w:cs="Courier New"/>
          <w:sz w:val="18"/>
          <w:szCs w:val="18"/>
        </w:rPr>
        <w:t>('ignore')</w:t>
      </w:r>
    </w:p>
    <w:p w14:paraId="6804154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pd.set_</w:t>
      </w:r>
      <w:proofErr w:type="gramStart"/>
      <w:r w:rsidRPr="0046403F">
        <w:rPr>
          <w:rFonts w:ascii="Courier New" w:eastAsia="Fira Mono" w:hAnsi="Courier New" w:cs="Courier New"/>
          <w:sz w:val="18"/>
          <w:szCs w:val="18"/>
        </w:rPr>
        <w:t>option(</w:t>
      </w:r>
      <w:proofErr w:type="gramEnd"/>
      <w:r w:rsidRPr="0046403F">
        <w:rPr>
          <w:rFonts w:ascii="Courier New" w:eastAsia="Fira Mono" w:hAnsi="Courier New" w:cs="Courier New"/>
          <w:sz w:val="18"/>
          <w:szCs w:val="18"/>
        </w:rPr>
        <w:t>"display.float_format", lambda x: "%.02f" % x)</w:t>
      </w:r>
    </w:p>
    <w:p w14:paraId="7FB0573F" w14:textId="77777777" w:rsidR="00070025" w:rsidRPr="0046403F" w:rsidRDefault="00070025">
      <w:pPr>
        <w:spacing w:after="0" w:line="240" w:lineRule="auto"/>
        <w:rPr>
          <w:rFonts w:ascii="Courier New" w:eastAsia="Fira Mono" w:hAnsi="Courier New" w:cs="Courier New"/>
          <w:sz w:val="18"/>
          <w:szCs w:val="18"/>
        </w:rPr>
      </w:pPr>
    </w:p>
    <w:p w14:paraId="2B0FF6A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3.1 Compiling Models</w:t>
      </w:r>
    </w:p>
    <w:p w14:paraId="1E768518" w14:textId="77777777" w:rsidR="00070025" w:rsidRPr="0046403F" w:rsidRDefault="00070025">
      <w:pPr>
        <w:spacing w:after="0" w:line="240" w:lineRule="auto"/>
        <w:rPr>
          <w:rFonts w:ascii="Courier New" w:eastAsia="Fira Mono" w:hAnsi="Courier New" w:cs="Courier New"/>
          <w:sz w:val="18"/>
          <w:szCs w:val="18"/>
        </w:rPr>
      </w:pPr>
    </w:p>
    <w:p w14:paraId="43DC991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naive bayes precompiled classes from sklearn</w:t>
      </w:r>
    </w:p>
    <w:p w14:paraId="00E93FF4" w14:textId="77777777" w:rsidR="00070025" w:rsidRPr="0046403F" w:rsidRDefault="00070025">
      <w:pPr>
        <w:spacing w:after="0" w:line="240" w:lineRule="auto"/>
        <w:rPr>
          <w:rFonts w:ascii="Courier New" w:eastAsia="Fira Mono" w:hAnsi="Courier New" w:cs="Courier New"/>
          <w:sz w:val="18"/>
          <w:szCs w:val="18"/>
        </w:rPr>
      </w:pPr>
    </w:p>
    <w:p w14:paraId="0F47232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[Documentation](https://scikit-learn.org/stable/modules/naive_bayes.html)</w:t>
      </w:r>
    </w:p>
    <w:p w14:paraId="371C226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4D6188B9" w14:textId="77777777" w:rsidR="00070025" w:rsidRPr="0046403F" w:rsidRDefault="00070025">
      <w:pPr>
        <w:spacing w:after="0" w:line="240" w:lineRule="auto"/>
        <w:rPr>
          <w:rFonts w:ascii="Courier New" w:eastAsia="Fira Mono" w:hAnsi="Courier New" w:cs="Courier New"/>
          <w:sz w:val="18"/>
          <w:szCs w:val="18"/>
        </w:rPr>
      </w:pPr>
    </w:p>
    <w:p w14:paraId="31C7108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importing models</w:t>
      </w:r>
    </w:p>
    <w:p w14:paraId="3CD2C7E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sklearn.naive</w:t>
      </w:r>
      <w:proofErr w:type="gramEnd"/>
      <w:r w:rsidRPr="0046403F">
        <w:rPr>
          <w:rFonts w:ascii="Courier New" w:eastAsia="Fira Mono" w:hAnsi="Courier New" w:cs="Courier New"/>
          <w:sz w:val="18"/>
          <w:szCs w:val="18"/>
        </w:rPr>
        <w:t>_bayes import BernoulliNB</w:t>
      </w:r>
    </w:p>
    <w:p w14:paraId="7D4C3BE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sklearn.naive</w:t>
      </w:r>
      <w:proofErr w:type="gramEnd"/>
      <w:r w:rsidRPr="0046403F">
        <w:rPr>
          <w:rFonts w:ascii="Courier New" w:eastAsia="Fira Mono" w:hAnsi="Courier New" w:cs="Courier New"/>
          <w:sz w:val="18"/>
          <w:szCs w:val="18"/>
        </w:rPr>
        <w:t>_bayes import ComplementNB</w:t>
      </w:r>
    </w:p>
    <w:p w14:paraId="70A36D0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sklearn.naive</w:t>
      </w:r>
      <w:proofErr w:type="gramEnd"/>
      <w:r w:rsidRPr="0046403F">
        <w:rPr>
          <w:rFonts w:ascii="Courier New" w:eastAsia="Fira Mono" w:hAnsi="Courier New" w:cs="Courier New"/>
          <w:sz w:val="18"/>
          <w:szCs w:val="18"/>
        </w:rPr>
        <w:t>_bayes import GaussianNB</w:t>
      </w:r>
    </w:p>
    <w:p w14:paraId="489A8A7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sklearn.naive</w:t>
      </w:r>
      <w:proofErr w:type="gramEnd"/>
      <w:r w:rsidRPr="0046403F">
        <w:rPr>
          <w:rFonts w:ascii="Courier New" w:eastAsia="Fira Mono" w:hAnsi="Courier New" w:cs="Courier New"/>
          <w:sz w:val="18"/>
          <w:szCs w:val="18"/>
        </w:rPr>
        <w:t>_bayes import MultinomialNB</w:t>
      </w:r>
    </w:p>
    <w:p w14:paraId="6BBF1135" w14:textId="77777777" w:rsidR="00070025" w:rsidRPr="0046403F" w:rsidRDefault="00070025">
      <w:pPr>
        <w:spacing w:after="0" w:line="240" w:lineRule="auto"/>
        <w:rPr>
          <w:rFonts w:ascii="Courier New" w:eastAsia="Fira Mono" w:hAnsi="Courier New" w:cs="Courier New"/>
          <w:sz w:val="18"/>
          <w:szCs w:val="18"/>
        </w:rPr>
      </w:pPr>
    </w:p>
    <w:p w14:paraId="1C04028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specify the classifiers</w:t>
      </w:r>
    </w:p>
    <w:p w14:paraId="60E1109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classifiers = {</w:t>
      </w:r>
    </w:p>
    <w:p w14:paraId="35454E4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lastRenderedPageBreak/>
        <w:t xml:space="preserve">    "Bernoulli NB": </w:t>
      </w:r>
      <w:proofErr w:type="gramStart"/>
      <w:r w:rsidRPr="0046403F">
        <w:rPr>
          <w:rFonts w:ascii="Courier New" w:eastAsia="Fira Mono" w:hAnsi="Courier New" w:cs="Courier New"/>
          <w:sz w:val="18"/>
          <w:szCs w:val="18"/>
        </w:rPr>
        <w:t>BernoulliNB(</w:t>
      </w:r>
      <w:proofErr w:type="gramEnd"/>
      <w:r w:rsidRPr="0046403F">
        <w:rPr>
          <w:rFonts w:ascii="Courier New" w:eastAsia="Fira Mono" w:hAnsi="Courier New" w:cs="Courier New"/>
          <w:sz w:val="18"/>
          <w:szCs w:val="18"/>
        </w:rPr>
        <w:t>),</w:t>
      </w:r>
    </w:p>
    <w:p w14:paraId="3ED8340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"Complement NB": </w:t>
      </w:r>
      <w:proofErr w:type="gramStart"/>
      <w:r w:rsidRPr="0046403F">
        <w:rPr>
          <w:rFonts w:ascii="Courier New" w:eastAsia="Fira Mono" w:hAnsi="Courier New" w:cs="Courier New"/>
          <w:sz w:val="18"/>
          <w:szCs w:val="18"/>
        </w:rPr>
        <w:t>ComplementNB(</w:t>
      </w:r>
      <w:proofErr w:type="gramEnd"/>
      <w:r w:rsidRPr="0046403F">
        <w:rPr>
          <w:rFonts w:ascii="Courier New" w:eastAsia="Fira Mono" w:hAnsi="Courier New" w:cs="Courier New"/>
          <w:sz w:val="18"/>
          <w:szCs w:val="18"/>
        </w:rPr>
        <w:t>),</w:t>
      </w:r>
    </w:p>
    <w:p w14:paraId="075112F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"Gaussian NB": </w:t>
      </w:r>
      <w:proofErr w:type="gramStart"/>
      <w:r w:rsidRPr="0046403F">
        <w:rPr>
          <w:rFonts w:ascii="Courier New" w:eastAsia="Fira Mono" w:hAnsi="Courier New" w:cs="Courier New"/>
          <w:sz w:val="18"/>
          <w:szCs w:val="18"/>
        </w:rPr>
        <w:t>GaussianNB(</w:t>
      </w:r>
      <w:proofErr w:type="gramEnd"/>
      <w:r w:rsidRPr="0046403F">
        <w:rPr>
          <w:rFonts w:ascii="Courier New" w:eastAsia="Fira Mono" w:hAnsi="Courier New" w:cs="Courier New"/>
          <w:sz w:val="18"/>
          <w:szCs w:val="18"/>
        </w:rPr>
        <w:t>),</w:t>
      </w:r>
    </w:p>
    <w:p w14:paraId="4C5245F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"Multinominal NB": </w:t>
      </w:r>
      <w:proofErr w:type="gramStart"/>
      <w:r w:rsidRPr="0046403F">
        <w:rPr>
          <w:rFonts w:ascii="Courier New" w:eastAsia="Fira Mono" w:hAnsi="Courier New" w:cs="Courier New"/>
          <w:sz w:val="18"/>
          <w:szCs w:val="18"/>
        </w:rPr>
        <w:t>MultinomialNB(</w:t>
      </w:r>
      <w:proofErr w:type="gramEnd"/>
      <w:r w:rsidRPr="0046403F">
        <w:rPr>
          <w:rFonts w:ascii="Courier New" w:eastAsia="Fira Mono" w:hAnsi="Courier New" w:cs="Courier New"/>
          <w:sz w:val="18"/>
          <w:szCs w:val="18"/>
        </w:rPr>
        <w:t>)</w:t>
      </w:r>
    </w:p>
    <w:p w14:paraId="0B529DE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7B7F53FE" w14:textId="77777777" w:rsidR="00070025" w:rsidRPr="0046403F" w:rsidRDefault="00070025">
      <w:pPr>
        <w:spacing w:after="0" w:line="240" w:lineRule="auto"/>
        <w:rPr>
          <w:rFonts w:ascii="Courier New" w:eastAsia="Fira Mono" w:hAnsi="Courier New" w:cs="Courier New"/>
          <w:sz w:val="18"/>
          <w:szCs w:val="18"/>
        </w:rPr>
      </w:pPr>
    </w:p>
    <w:p w14:paraId="5EC62B4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3.2 Perform Sentiment Classification"""</w:t>
      </w:r>
    </w:p>
    <w:p w14:paraId="73768A12" w14:textId="77777777" w:rsidR="00070025" w:rsidRPr="0046403F" w:rsidRDefault="00070025">
      <w:pPr>
        <w:spacing w:after="0" w:line="240" w:lineRule="auto"/>
        <w:rPr>
          <w:rFonts w:ascii="Courier New" w:eastAsia="Fira Mono" w:hAnsi="Courier New" w:cs="Courier New"/>
          <w:sz w:val="18"/>
          <w:szCs w:val="18"/>
        </w:rPr>
      </w:pPr>
    </w:p>
    <w:p w14:paraId="259BC17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Import libraries</w:t>
      </w:r>
    </w:p>
    <w:p w14:paraId="635A901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pandas as pd</w:t>
      </w:r>
    </w:p>
    <w:p w14:paraId="24564DE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import </w:t>
      </w:r>
      <w:proofErr w:type="gramStart"/>
      <w:r w:rsidRPr="0046403F">
        <w:rPr>
          <w:rFonts w:ascii="Courier New" w:eastAsia="Fira Mono" w:hAnsi="Courier New" w:cs="Courier New"/>
          <w:sz w:val="18"/>
          <w:szCs w:val="18"/>
        </w:rPr>
        <w:t>matplotlib.pyplot</w:t>
      </w:r>
      <w:proofErr w:type="gramEnd"/>
      <w:r w:rsidRPr="0046403F">
        <w:rPr>
          <w:rFonts w:ascii="Courier New" w:eastAsia="Fira Mono" w:hAnsi="Courier New" w:cs="Courier New"/>
          <w:sz w:val="18"/>
          <w:szCs w:val="18"/>
        </w:rPr>
        <w:t xml:space="preserve"> as plt</w:t>
      </w:r>
    </w:p>
    <w:p w14:paraId="1DF722F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sklearn.model</w:t>
      </w:r>
      <w:proofErr w:type="gramEnd"/>
      <w:r w:rsidRPr="0046403F">
        <w:rPr>
          <w:rFonts w:ascii="Courier New" w:eastAsia="Fira Mono" w:hAnsi="Courier New" w:cs="Courier New"/>
          <w:sz w:val="18"/>
          <w:szCs w:val="18"/>
        </w:rPr>
        <w:t>_selection import train_test_split</w:t>
      </w:r>
    </w:p>
    <w:p w14:paraId="2D05DA6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sklearn.feature</w:t>
      </w:r>
      <w:proofErr w:type="gramEnd"/>
      <w:r w:rsidRPr="0046403F">
        <w:rPr>
          <w:rFonts w:ascii="Courier New" w:eastAsia="Fira Mono" w:hAnsi="Courier New" w:cs="Courier New"/>
          <w:sz w:val="18"/>
          <w:szCs w:val="18"/>
        </w:rPr>
        <w:t>_extraction.text import CountVectorizer</w:t>
      </w:r>
    </w:p>
    <w:p w14:paraId="5497F4A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sklearn.feature</w:t>
      </w:r>
      <w:proofErr w:type="gramEnd"/>
      <w:r w:rsidRPr="0046403F">
        <w:rPr>
          <w:rFonts w:ascii="Courier New" w:eastAsia="Fira Mono" w:hAnsi="Courier New" w:cs="Courier New"/>
          <w:sz w:val="18"/>
          <w:szCs w:val="18"/>
        </w:rPr>
        <w:t>_extraction.text import TfidfVectorizer</w:t>
      </w:r>
    </w:p>
    <w:p w14:paraId="6492CCE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sklearn.feature</w:t>
      </w:r>
      <w:proofErr w:type="gramEnd"/>
      <w:r w:rsidRPr="0046403F">
        <w:rPr>
          <w:rFonts w:ascii="Courier New" w:eastAsia="Fira Mono" w:hAnsi="Courier New" w:cs="Courier New"/>
          <w:sz w:val="18"/>
          <w:szCs w:val="18"/>
        </w:rPr>
        <w:t>_extraction.text import HashingVectorizer</w:t>
      </w:r>
    </w:p>
    <w:p w14:paraId="6ECC2A1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sklearn.metrics</w:t>
      </w:r>
      <w:proofErr w:type="gramEnd"/>
      <w:r w:rsidRPr="0046403F">
        <w:rPr>
          <w:rFonts w:ascii="Courier New" w:eastAsia="Fira Mono" w:hAnsi="Courier New" w:cs="Courier New"/>
          <w:sz w:val="18"/>
          <w:szCs w:val="18"/>
        </w:rPr>
        <w:t xml:space="preserve"> import accuracy_score</w:t>
      </w:r>
    </w:p>
    <w:p w14:paraId="297687B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sklearn.metrics</w:t>
      </w:r>
      <w:proofErr w:type="gramEnd"/>
      <w:r w:rsidRPr="0046403F">
        <w:rPr>
          <w:rFonts w:ascii="Courier New" w:eastAsia="Fira Mono" w:hAnsi="Courier New" w:cs="Courier New"/>
          <w:sz w:val="18"/>
          <w:szCs w:val="18"/>
        </w:rPr>
        <w:t xml:space="preserve"> import confusion_matrix</w:t>
      </w:r>
    </w:p>
    <w:p w14:paraId="43418AD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sklearn.metrics</w:t>
      </w:r>
      <w:proofErr w:type="gramEnd"/>
      <w:r w:rsidRPr="0046403F">
        <w:rPr>
          <w:rFonts w:ascii="Courier New" w:eastAsia="Fira Mono" w:hAnsi="Courier New" w:cs="Courier New"/>
          <w:sz w:val="18"/>
          <w:szCs w:val="18"/>
        </w:rPr>
        <w:t xml:space="preserve"> import classification_report</w:t>
      </w:r>
    </w:p>
    <w:p w14:paraId="4479252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sklearn.metrics</w:t>
      </w:r>
      <w:proofErr w:type="gramEnd"/>
      <w:r w:rsidRPr="0046403F">
        <w:rPr>
          <w:rFonts w:ascii="Courier New" w:eastAsia="Fira Mono" w:hAnsi="Courier New" w:cs="Courier New"/>
          <w:sz w:val="18"/>
          <w:szCs w:val="18"/>
        </w:rPr>
        <w:t xml:space="preserve"> import ConfusionMatrixDisplay</w:t>
      </w:r>
    </w:p>
    <w:p w14:paraId="76929C4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sklearn.metrics</w:t>
      </w:r>
      <w:proofErr w:type="gramEnd"/>
      <w:r w:rsidRPr="0046403F">
        <w:rPr>
          <w:rFonts w:ascii="Courier New" w:eastAsia="Fira Mono" w:hAnsi="Courier New" w:cs="Courier New"/>
          <w:sz w:val="18"/>
          <w:szCs w:val="18"/>
        </w:rPr>
        <w:t xml:space="preserve"> import plot_confusion_matrix</w:t>
      </w:r>
    </w:p>
    <w:p w14:paraId="71827DE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sklearn.metrics</w:t>
      </w:r>
      <w:proofErr w:type="gramEnd"/>
      <w:r w:rsidRPr="0046403F">
        <w:rPr>
          <w:rFonts w:ascii="Courier New" w:eastAsia="Fira Mono" w:hAnsi="Courier New" w:cs="Courier New"/>
          <w:sz w:val="18"/>
          <w:szCs w:val="18"/>
        </w:rPr>
        <w:t xml:space="preserve"> import precision_recall_fscore_support</w:t>
      </w:r>
    </w:p>
    <w:p w14:paraId="3625CC08" w14:textId="77777777" w:rsidR="00070025" w:rsidRPr="0046403F" w:rsidRDefault="00070025">
      <w:pPr>
        <w:spacing w:after="0" w:line="240" w:lineRule="auto"/>
        <w:rPr>
          <w:rFonts w:ascii="Courier New" w:eastAsia="Fira Mono" w:hAnsi="Courier New" w:cs="Courier New"/>
          <w:sz w:val="18"/>
          <w:szCs w:val="18"/>
        </w:rPr>
      </w:pPr>
    </w:p>
    <w:p w14:paraId="63112E2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def sentiment_</w:t>
      </w:r>
      <w:proofErr w:type="gramStart"/>
      <w:r w:rsidRPr="0046403F">
        <w:rPr>
          <w:rFonts w:ascii="Courier New" w:eastAsia="Fira Mono" w:hAnsi="Courier New" w:cs="Courier New"/>
          <w:sz w:val="18"/>
          <w:szCs w:val="18"/>
        </w:rPr>
        <w:t>analysis(</w:t>
      </w:r>
      <w:proofErr w:type="gramEnd"/>
      <w:r w:rsidRPr="0046403F">
        <w:rPr>
          <w:rFonts w:ascii="Courier New" w:eastAsia="Fira Mono" w:hAnsi="Courier New" w:cs="Courier New"/>
          <w:sz w:val="18"/>
          <w:szCs w:val="18"/>
        </w:rPr>
        <w:t>classifier, data_split):</w:t>
      </w:r>
    </w:p>
    <w:p w14:paraId="2523EFC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"""Perform sentiment analysis"""</w:t>
      </w:r>
    </w:p>
    <w:p w14:paraId="6EB155F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X_train, X_test, Y_train, Y_test = data_split</w:t>
      </w:r>
    </w:p>
    <w:p w14:paraId="243BCDE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fitting model</w:t>
      </w:r>
    </w:p>
    <w:p w14:paraId="2557FE3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classifier.fit(X_</w:t>
      </w:r>
      <w:proofErr w:type="gramStart"/>
      <w:r w:rsidRPr="0046403F">
        <w:rPr>
          <w:rFonts w:ascii="Courier New" w:eastAsia="Fira Mono" w:hAnsi="Courier New" w:cs="Courier New"/>
          <w:sz w:val="18"/>
          <w:szCs w:val="18"/>
        </w:rPr>
        <w:t>train.todense</w:t>
      </w:r>
      <w:proofErr w:type="gramEnd"/>
      <w:r w:rsidRPr="0046403F">
        <w:rPr>
          <w:rFonts w:ascii="Courier New" w:eastAsia="Fira Mono" w:hAnsi="Courier New" w:cs="Courier New"/>
          <w:sz w:val="18"/>
          <w:szCs w:val="18"/>
        </w:rPr>
        <w:t>(), Y_train)</w:t>
      </w:r>
    </w:p>
    <w:p w14:paraId="3BBFC31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perform prediction</w:t>
      </w:r>
    </w:p>
    <w:p w14:paraId="46AC3E0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predicted = </w:t>
      </w:r>
      <w:proofErr w:type="gramStart"/>
      <w:r w:rsidRPr="0046403F">
        <w:rPr>
          <w:rFonts w:ascii="Courier New" w:eastAsia="Fira Mono" w:hAnsi="Courier New" w:cs="Courier New"/>
          <w:sz w:val="18"/>
          <w:szCs w:val="18"/>
        </w:rPr>
        <w:t>classifier.predict</w:t>
      </w:r>
      <w:proofErr w:type="gramEnd"/>
      <w:r w:rsidRPr="0046403F">
        <w:rPr>
          <w:rFonts w:ascii="Courier New" w:eastAsia="Fira Mono" w:hAnsi="Courier New" w:cs="Courier New"/>
          <w:sz w:val="18"/>
          <w:szCs w:val="18"/>
        </w:rPr>
        <w:t>(X_test.todense())</w:t>
      </w:r>
    </w:p>
    <w:p w14:paraId="58D4188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w:t>
      </w:r>
    </w:p>
    <w:p w14:paraId="5BBE2DF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accuracy</w:t>
      </w:r>
    </w:p>
    <w:p w14:paraId="29F7242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accuracy = accuracy_</w:t>
      </w:r>
      <w:proofErr w:type="gramStart"/>
      <w:r w:rsidRPr="0046403F">
        <w:rPr>
          <w:rFonts w:ascii="Courier New" w:eastAsia="Fira Mono" w:hAnsi="Courier New" w:cs="Courier New"/>
          <w:sz w:val="18"/>
          <w:szCs w:val="18"/>
        </w:rPr>
        <w:t>score(</w:t>
      </w:r>
      <w:proofErr w:type="gramEnd"/>
      <w:r w:rsidRPr="0046403F">
        <w:rPr>
          <w:rFonts w:ascii="Courier New" w:eastAsia="Fira Mono" w:hAnsi="Courier New" w:cs="Courier New"/>
          <w:sz w:val="18"/>
          <w:szCs w:val="18"/>
        </w:rPr>
        <w:t>Y_test, predicted)</w:t>
      </w:r>
    </w:p>
    <w:p w14:paraId="0933569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precision, recall, f-measure and support for each class</w:t>
      </w:r>
    </w:p>
    <w:p w14:paraId="118ED2C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scores = </w:t>
      </w:r>
      <w:proofErr w:type="gramStart"/>
      <w:r w:rsidRPr="0046403F">
        <w:rPr>
          <w:rFonts w:ascii="Courier New" w:eastAsia="Fira Mono" w:hAnsi="Courier New" w:cs="Courier New"/>
          <w:sz w:val="18"/>
          <w:szCs w:val="18"/>
        </w:rPr>
        <w:t>list(</w:t>
      </w:r>
      <w:proofErr w:type="gramEnd"/>
      <w:r w:rsidRPr="0046403F">
        <w:rPr>
          <w:rFonts w:ascii="Courier New" w:eastAsia="Fira Mono" w:hAnsi="Courier New" w:cs="Courier New"/>
          <w:sz w:val="18"/>
          <w:szCs w:val="18"/>
        </w:rPr>
        <w:t>precision_recall_fscore_support(Y_test, predicted, average='binary')[:-1])</w:t>
      </w:r>
    </w:p>
    <w:p w14:paraId="2F39CF6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confusion matrix</w:t>
      </w:r>
    </w:p>
    <w:p w14:paraId="57D750F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cf_matrix = confusion_</w:t>
      </w:r>
      <w:proofErr w:type="gramStart"/>
      <w:r w:rsidRPr="0046403F">
        <w:rPr>
          <w:rFonts w:ascii="Courier New" w:eastAsia="Fira Mono" w:hAnsi="Courier New" w:cs="Courier New"/>
          <w:sz w:val="18"/>
          <w:szCs w:val="18"/>
        </w:rPr>
        <w:t>matrix(</w:t>
      </w:r>
      <w:proofErr w:type="gramEnd"/>
      <w:r w:rsidRPr="0046403F">
        <w:rPr>
          <w:rFonts w:ascii="Courier New" w:eastAsia="Fira Mono" w:hAnsi="Courier New" w:cs="Courier New"/>
          <w:sz w:val="18"/>
          <w:szCs w:val="18"/>
        </w:rPr>
        <w:t>Y_test, predicted)</w:t>
      </w:r>
    </w:p>
    <w:p w14:paraId="7A4A727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text report showing main classification metrics</w:t>
      </w:r>
    </w:p>
    <w:p w14:paraId="1517264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report = classification_</w:t>
      </w:r>
      <w:proofErr w:type="gramStart"/>
      <w:r w:rsidRPr="0046403F">
        <w:rPr>
          <w:rFonts w:ascii="Courier New" w:eastAsia="Fira Mono" w:hAnsi="Courier New" w:cs="Courier New"/>
          <w:sz w:val="18"/>
          <w:szCs w:val="18"/>
        </w:rPr>
        <w:t>report(</w:t>
      </w:r>
      <w:proofErr w:type="gramEnd"/>
      <w:r w:rsidRPr="0046403F">
        <w:rPr>
          <w:rFonts w:ascii="Courier New" w:eastAsia="Fira Mono" w:hAnsi="Courier New" w:cs="Courier New"/>
          <w:sz w:val="18"/>
          <w:szCs w:val="18"/>
        </w:rPr>
        <w:t>Y_test, predicted)</w:t>
      </w:r>
    </w:p>
    <w:p w14:paraId="3424A88B" w14:textId="77777777" w:rsidR="00070025" w:rsidRPr="0046403F" w:rsidRDefault="00070025">
      <w:pPr>
        <w:spacing w:after="0" w:line="240" w:lineRule="auto"/>
        <w:rPr>
          <w:rFonts w:ascii="Courier New" w:eastAsia="Fira Mono" w:hAnsi="Courier New" w:cs="Courier New"/>
          <w:sz w:val="18"/>
          <w:szCs w:val="18"/>
        </w:rPr>
      </w:pPr>
    </w:p>
    <w:p w14:paraId="7D62B72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[[accuracy]+scores, report, cf_matrix]</w:t>
      </w:r>
    </w:p>
    <w:p w14:paraId="4F19717E" w14:textId="77777777" w:rsidR="00070025" w:rsidRPr="0046403F" w:rsidRDefault="00070025">
      <w:pPr>
        <w:spacing w:after="0" w:line="240" w:lineRule="auto"/>
        <w:rPr>
          <w:rFonts w:ascii="Courier New" w:eastAsia="Fira Mono" w:hAnsi="Courier New" w:cs="Courier New"/>
          <w:sz w:val="18"/>
          <w:szCs w:val="18"/>
        </w:rPr>
      </w:pPr>
    </w:p>
    <w:p w14:paraId="1E23C14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Load review dataset</w:t>
      </w:r>
    </w:p>
    <w:p w14:paraId="5CBA4D6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import pandas as pd</w:t>
      </w:r>
    </w:p>
    <w:p w14:paraId="72376FD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df_reviews = </w:t>
      </w:r>
      <w:proofErr w:type="gramStart"/>
      <w:r w:rsidRPr="0046403F">
        <w:rPr>
          <w:rFonts w:ascii="Courier New" w:eastAsia="Fira Mono" w:hAnsi="Courier New" w:cs="Courier New"/>
          <w:sz w:val="18"/>
          <w:szCs w:val="18"/>
        </w:rPr>
        <w:t>pd.read</w:t>
      </w:r>
      <w:proofErr w:type="gramEnd"/>
      <w:r w:rsidRPr="0046403F">
        <w:rPr>
          <w:rFonts w:ascii="Courier New" w:eastAsia="Fira Mono" w:hAnsi="Courier New" w:cs="Courier New"/>
          <w:sz w:val="18"/>
          <w:szCs w:val="18"/>
        </w:rPr>
        <w:t>_csv("reviews_post-processing.csv")</w:t>
      </w:r>
    </w:p>
    <w:p w14:paraId="53CB1AC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reviews = df_reviews["content"]</w:t>
      </w:r>
    </w:p>
    <w:p w14:paraId="31CFCFD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sentiment = df_reviews["sentiment"]</w:t>
      </w:r>
    </w:p>
    <w:p w14:paraId="0C661D44" w14:textId="77777777" w:rsidR="00070025" w:rsidRPr="0046403F" w:rsidRDefault="00070025">
      <w:pPr>
        <w:spacing w:after="0" w:line="240" w:lineRule="auto"/>
        <w:rPr>
          <w:rFonts w:ascii="Courier New" w:eastAsia="Fira Mono" w:hAnsi="Courier New" w:cs="Courier New"/>
          <w:sz w:val="18"/>
          <w:szCs w:val="18"/>
        </w:rPr>
      </w:pPr>
    </w:p>
    <w:p w14:paraId="447D743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creating document-term matrix</w:t>
      </w:r>
    </w:p>
    <w:p w14:paraId="1BE0833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CountVectorizer</w:t>
      </w:r>
    </w:p>
    <w:p w14:paraId="0F171DB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cv = CountVectorizer(ngram_range</w:t>
      </w:r>
      <w:proofErr w:type="gramStart"/>
      <w:r w:rsidRPr="0046403F">
        <w:rPr>
          <w:rFonts w:ascii="Courier New" w:eastAsia="Fira Mono" w:hAnsi="Courier New" w:cs="Courier New"/>
          <w:sz w:val="18"/>
          <w:szCs w:val="18"/>
        </w:rPr>
        <w:t>=(</w:t>
      </w:r>
      <w:proofErr w:type="gramEnd"/>
      <w:r w:rsidRPr="0046403F">
        <w:rPr>
          <w:rFonts w:ascii="Courier New" w:eastAsia="Fira Mono" w:hAnsi="Courier New" w:cs="Courier New"/>
          <w:sz w:val="18"/>
          <w:szCs w:val="18"/>
        </w:rPr>
        <w:t>1,1))</w:t>
      </w:r>
    </w:p>
    <w:p w14:paraId="04DBC09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cv_fit = cv.fit_transform(reviews)</w:t>
      </w:r>
    </w:p>
    <w:p w14:paraId="7D7707E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TfidfVectorizer</w:t>
      </w:r>
    </w:p>
    <w:p w14:paraId="5A7861C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tfidf = TfidfVectorizer(ngram_range</w:t>
      </w:r>
      <w:proofErr w:type="gramStart"/>
      <w:r w:rsidRPr="0046403F">
        <w:rPr>
          <w:rFonts w:ascii="Courier New" w:eastAsia="Fira Mono" w:hAnsi="Courier New" w:cs="Courier New"/>
          <w:sz w:val="18"/>
          <w:szCs w:val="18"/>
        </w:rPr>
        <w:t>=(</w:t>
      </w:r>
      <w:proofErr w:type="gramEnd"/>
      <w:r w:rsidRPr="0046403F">
        <w:rPr>
          <w:rFonts w:ascii="Courier New" w:eastAsia="Fira Mono" w:hAnsi="Courier New" w:cs="Courier New"/>
          <w:sz w:val="18"/>
          <w:szCs w:val="18"/>
        </w:rPr>
        <w:t>1,1))</w:t>
      </w:r>
    </w:p>
    <w:p w14:paraId="574CA04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tfidf_fit = tfidf.fit_transform(reviews)</w:t>
      </w:r>
    </w:p>
    <w:p w14:paraId="31ACD2F4" w14:textId="77777777" w:rsidR="00070025" w:rsidRPr="0046403F" w:rsidRDefault="00070025">
      <w:pPr>
        <w:spacing w:after="0" w:line="240" w:lineRule="auto"/>
        <w:rPr>
          <w:rFonts w:ascii="Courier New" w:eastAsia="Fira Mono" w:hAnsi="Courier New" w:cs="Courier New"/>
          <w:sz w:val="18"/>
          <w:szCs w:val="18"/>
        </w:rPr>
      </w:pPr>
    </w:p>
    <w:p w14:paraId="4E259F5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splitting data </w:t>
      </w:r>
    </w:p>
    <w:p w14:paraId="145F08D4" w14:textId="77777777" w:rsidR="00070025" w:rsidRPr="0046403F" w:rsidRDefault="00070025">
      <w:pPr>
        <w:spacing w:after="0" w:line="240" w:lineRule="auto"/>
        <w:rPr>
          <w:rFonts w:ascii="Courier New" w:eastAsia="Fira Mono" w:hAnsi="Courier New" w:cs="Courier New"/>
          <w:sz w:val="18"/>
          <w:szCs w:val="18"/>
        </w:rPr>
      </w:pPr>
    </w:p>
    <w:p w14:paraId="1CE26B4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CountVectorizer</w:t>
      </w:r>
    </w:p>
    <w:p w14:paraId="353A80D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cv_split = train_test_</w:t>
      </w:r>
      <w:proofErr w:type="gramStart"/>
      <w:r w:rsidRPr="0046403F">
        <w:rPr>
          <w:rFonts w:ascii="Courier New" w:eastAsia="Fira Mono" w:hAnsi="Courier New" w:cs="Courier New"/>
          <w:sz w:val="18"/>
          <w:szCs w:val="18"/>
        </w:rPr>
        <w:t>split(</w:t>
      </w:r>
      <w:proofErr w:type="gramEnd"/>
      <w:r w:rsidRPr="0046403F">
        <w:rPr>
          <w:rFonts w:ascii="Courier New" w:eastAsia="Fira Mono" w:hAnsi="Courier New" w:cs="Courier New"/>
          <w:sz w:val="18"/>
          <w:szCs w:val="18"/>
        </w:rPr>
        <w:t xml:space="preserve">cv_fit, sentiment, </w:t>
      </w:r>
    </w:p>
    <w:p w14:paraId="206CE61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test_size=0.2, random_state=5)</w:t>
      </w:r>
    </w:p>
    <w:p w14:paraId="0CC2AB4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TfidfVectorizer</w:t>
      </w:r>
    </w:p>
    <w:p w14:paraId="2330ECB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tfidf_split = train_test_</w:t>
      </w:r>
      <w:proofErr w:type="gramStart"/>
      <w:r w:rsidRPr="0046403F">
        <w:rPr>
          <w:rFonts w:ascii="Courier New" w:eastAsia="Fira Mono" w:hAnsi="Courier New" w:cs="Courier New"/>
          <w:sz w:val="18"/>
          <w:szCs w:val="18"/>
        </w:rPr>
        <w:t>split(</w:t>
      </w:r>
      <w:proofErr w:type="gramEnd"/>
      <w:r w:rsidRPr="0046403F">
        <w:rPr>
          <w:rFonts w:ascii="Courier New" w:eastAsia="Fira Mono" w:hAnsi="Courier New" w:cs="Courier New"/>
          <w:sz w:val="18"/>
          <w:szCs w:val="18"/>
        </w:rPr>
        <w:t xml:space="preserve">tfidf_fit, sentiment, </w:t>
      </w:r>
    </w:p>
    <w:p w14:paraId="26F5742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lastRenderedPageBreak/>
        <w:t xml:space="preserve">                               test_size=0.2, random_state=5)</w:t>
      </w:r>
    </w:p>
    <w:p w14:paraId="3176EACB" w14:textId="77777777" w:rsidR="00070025" w:rsidRPr="0046403F" w:rsidRDefault="00070025">
      <w:pPr>
        <w:spacing w:after="0" w:line="240" w:lineRule="auto"/>
        <w:rPr>
          <w:rFonts w:ascii="Courier New" w:eastAsia="Fira Mono" w:hAnsi="Courier New" w:cs="Courier New"/>
          <w:sz w:val="18"/>
          <w:szCs w:val="18"/>
        </w:rPr>
      </w:pPr>
    </w:p>
    <w:p w14:paraId="3A1A3EA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dictionary for saving classifier performances</w:t>
      </w:r>
    </w:p>
    <w:p w14:paraId="1BE3068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performance = {}</w:t>
      </w:r>
    </w:p>
    <w:p w14:paraId="6F7F46A8" w14:textId="77777777" w:rsidR="00070025" w:rsidRPr="0046403F" w:rsidRDefault="00070025">
      <w:pPr>
        <w:spacing w:after="0" w:line="240" w:lineRule="auto"/>
        <w:rPr>
          <w:rFonts w:ascii="Courier New" w:eastAsia="Fira Mono" w:hAnsi="Courier New" w:cs="Courier New"/>
          <w:sz w:val="18"/>
          <w:szCs w:val="18"/>
        </w:rPr>
      </w:pPr>
    </w:p>
    <w:p w14:paraId="00C6896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perform sentiment analysis for each classifier and save the result to dict</w:t>
      </w:r>
    </w:p>
    <w:p w14:paraId="5B91FD5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for i, (key, classifier) in enumerate(</w:t>
      </w:r>
      <w:proofErr w:type="gramStart"/>
      <w:r w:rsidRPr="0046403F">
        <w:rPr>
          <w:rFonts w:ascii="Courier New" w:eastAsia="Fira Mono" w:hAnsi="Courier New" w:cs="Courier New"/>
          <w:sz w:val="18"/>
          <w:szCs w:val="18"/>
        </w:rPr>
        <w:t>classifiers.items</w:t>
      </w:r>
      <w:proofErr w:type="gramEnd"/>
      <w:r w:rsidRPr="0046403F">
        <w:rPr>
          <w:rFonts w:ascii="Courier New" w:eastAsia="Fira Mono" w:hAnsi="Courier New" w:cs="Courier New"/>
          <w:sz w:val="18"/>
          <w:szCs w:val="18"/>
        </w:rPr>
        <w:t>()):</w:t>
      </w:r>
    </w:p>
    <w:p w14:paraId="0AB028E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result = sentiment_</w:t>
      </w:r>
      <w:proofErr w:type="gramStart"/>
      <w:r w:rsidRPr="0046403F">
        <w:rPr>
          <w:rFonts w:ascii="Courier New" w:eastAsia="Fira Mono" w:hAnsi="Courier New" w:cs="Courier New"/>
          <w:sz w:val="18"/>
          <w:szCs w:val="18"/>
        </w:rPr>
        <w:t>analysis(</w:t>
      </w:r>
      <w:proofErr w:type="gramEnd"/>
      <w:r w:rsidRPr="0046403F">
        <w:rPr>
          <w:rFonts w:ascii="Courier New" w:eastAsia="Fira Mono" w:hAnsi="Courier New" w:cs="Courier New"/>
          <w:sz w:val="18"/>
          <w:szCs w:val="18"/>
        </w:rPr>
        <w:t>classifier, cv_split)</w:t>
      </w:r>
    </w:p>
    <w:p w14:paraId="231D08D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performance[key] = {}</w:t>
      </w:r>
    </w:p>
    <w:p w14:paraId="2BEA114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performance[key]["scores"] = </w:t>
      </w:r>
      <w:proofErr w:type="gramStart"/>
      <w:r w:rsidRPr="0046403F">
        <w:rPr>
          <w:rFonts w:ascii="Courier New" w:eastAsia="Fira Mono" w:hAnsi="Courier New" w:cs="Courier New"/>
          <w:sz w:val="18"/>
          <w:szCs w:val="18"/>
        </w:rPr>
        <w:t>result[</w:t>
      </w:r>
      <w:proofErr w:type="gramEnd"/>
      <w:r w:rsidRPr="0046403F">
        <w:rPr>
          <w:rFonts w:ascii="Courier New" w:eastAsia="Fira Mono" w:hAnsi="Courier New" w:cs="Courier New"/>
          <w:sz w:val="18"/>
          <w:szCs w:val="18"/>
        </w:rPr>
        <w:t>0]</w:t>
      </w:r>
    </w:p>
    <w:p w14:paraId="4DA5A87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performance[key]["report"] = </w:t>
      </w:r>
      <w:proofErr w:type="gramStart"/>
      <w:r w:rsidRPr="0046403F">
        <w:rPr>
          <w:rFonts w:ascii="Courier New" w:eastAsia="Fira Mono" w:hAnsi="Courier New" w:cs="Courier New"/>
          <w:sz w:val="18"/>
          <w:szCs w:val="18"/>
        </w:rPr>
        <w:t>result[</w:t>
      </w:r>
      <w:proofErr w:type="gramEnd"/>
      <w:r w:rsidRPr="0046403F">
        <w:rPr>
          <w:rFonts w:ascii="Courier New" w:eastAsia="Fira Mono" w:hAnsi="Courier New" w:cs="Courier New"/>
          <w:sz w:val="18"/>
          <w:szCs w:val="18"/>
        </w:rPr>
        <w:t>1]</w:t>
      </w:r>
    </w:p>
    <w:p w14:paraId="673C7E4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performance[key]["matrix"] = </w:t>
      </w:r>
      <w:proofErr w:type="gramStart"/>
      <w:r w:rsidRPr="0046403F">
        <w:rPr>
          <w:rFonts w:ascii="Courier New" w:eastAsia="Fira Mono" w:hAnsi="Courier New" w:cs="Courier New"/>
          <w:sz w:val="18"/>
          <w:szCs w:val="18"/>
        </w:rPr>
        <w:t>result[</w:t>
      </w:r>
      <w:proofErr w:type="gramEnd"/>
      <w:r w:rsidRPr="0046403F">
        <w:rPr>
          <w:rFonts w:ascii="Courier New" w:eastAsia="Fira Mono" w:hAnsi="Courier New" w:cs="Courier New"/>
          <w:sz w:val="18"/>
          <w:szCs w:val="18"/>
        </w:rPr>
        <w:t>2]</w:t>
      </w:r>
    </w:p>
    <w:p w14:paraId="16C5213E" w14:textId="77777777" w:rsidR="00070025" w:rsidRPr="0046403F" w:rsidRDefault="00070025">
      <w:pPr>
        <w:spacing w:after="0" w:line="240" w:lineRule="auto"/>
        <w:rPr>
          <w:rFonts w:ascii="Courier New" w:eastAsia="Fira Mono" w:hAnsi="Courier New" w:cs="Courier New"/>
          <w:sz w:val="18"/>
          <w:szCs w:val="18"/>
        </w:rPr>
      </w:pPr>
    </w:p>
    <w:p w14:paraId="23990AE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reviews_sample = [</w:t>
      </w:r>
    </w:p>
    <w:p w14:paraId="4143654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"Sucks lately. Both the web page and the app suck after last update. Its slow, glitches, freezeing when watching videos or kicks u out of app, if not fixed will have to shop else where for holidays",</w:t>
      </w:r>
    </w:p>
    <w:p w14:paraId="519050B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"Amazon has made shopping during this time of uncertainty. A good experience with timely deliveries.",</w:t>
      </w:r>
    </w:p>
    <w:p w14:paraId="28748D9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"It is the worst, it doesn't even want to open. The app doesn't work. It is giving me </w:t>
      </w:r>
      <w:proofErr w:type="gramStart"/>
      <w:r w:rsidRPr="0046403F">
        <w:rPr>
          <w:rFonts w:ascii="Courier New" w:eastAsia="Fira Mono" w:hAnsi="Courier New" w:cs="Courier New"/>
          <w:sz w:val="18"/>
          <w:szCs w:val="18"/>
        </w:rPr>
        <w:t>problems,it</w:t>
      </w:r>
      <w:proofErr w:type="gramEnd"/>
      <w:r w:rsidRPr="0046403F">
        <w:rPr>
          <w:rFonts w:ascii="Courier New" w:eastAsia="Fira Mono" w:hAnsi="Courier New" w:cs="Courier New"/>
          <w:sz w:val="18"/>
          <w:szCs w:val="18"/>
        </w:rPr>
        <w:t xml:space="preserve"> always closes up when i try to open it.",</w:t>
      </w:r>
    </w:p>
    <w:p w14:paraId="1A6893E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"Love it when it works but it keeps signing me out. It does this every few months but it says I don't have amazon unlimited even though we pay for it",</w:t>
      </w:r>
    </w:p>
    <w:p w14:paraId="38FFBC2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"Amazon shopping is that 'right from the convenience of your bed' shopping that removes every hassle and limitation. Not to mention, shipping is easily facilitated through that 'front door drop off' system! Can't you tell? I am a happy Amazon shopper </w:t>
      </w:r>
      <w:r w:rsidRPr="0046403F">
        <w:rPr>
          <w:rFonts w:ascii="Segoe UI Emoji" w:eastAsia="Fira Mono" w:hAnsi="Segoe UI Emoji" w:cs="Segoe UI Emoji"/>
          <w:sz w:val="18"/>
          <w:szCs w:val="18"/>
        </w:rPr>
        <w:t>😊</w:t>
      </w:r>
      <w:r w:rsidRPr="0046403F">
        <w:rPr>
          <w:rFonts w:ascii="Courier New" w:eastAsia="Fira Mono" w:hAnsi="Courier New" w:cs="Courier New"/>
          <w:sz w:val="18"/>
          <w:szCs w:val="18"/>
        </w:rPr>
        <w:t>!",</w:t>
      </w:r>
    </w:p>
    <w:p w14:paraId="45E2ABF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23ECF81B" w14:textId="77777777" w:rsidR="00070025" w:rsidRPr="0046403F" w:rsidRDefault="00070025">
      <w:pPr>
        <w:spacing w:after="0" w:line="240" w:lineRule="auto"/>
        <w:rPr>
          <w:rFonts w:ascii="Courier New" w:eastAsia="Fira Mono" w:hAnsi="Courier New" w:cs="Courier New"/>
          <w:sz w:val="18"/>
          <w:szCs w:val="18"/>
        </w:rPr>
      </w:pPr>
    </w:p>
    <w:p w14:paraId="54F6EC9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print(classifier)</w:t>
      </w:r>
    </w:p>
    <w:p w14:paraId="1FDE3877"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classifier.predict</w:t>
      </w:r>
      <w:proofErr w:type="gramEnd"/>
      <w:r w:rsidRPr="0046403F">
        <w:rPr>
          <w:rFonts w:ascii="Courier New" w:eastAsia="Fira Mono" w:hAnsi="Courier New" w:cs="Courier New"/>
          <w:sz w:val="18"/>
          <w:szCs w:val="18"/>
        </w:rPr>
        <w:t>(cv.transform(reviews_sample))</w:t>
      </w:r>
    </w:p>
    <w:p w14:paraId="2B28F324" w14:textId="77777777" w:rsidR="00070025" w:rsidRPr="0046403F" w:rsidRDefault="00070025">
      <w:pPr>
        <w:spacing w:after="0" w:line="240" w:lineRule="auto"/>
        <w:rPr>
          <w:rFonts w:ascii="Courier New" w:eastAsia="Fira Mono" w:hAnsi="Courier New" w:cs="Courier New"/>
          <w:sz w:val="18"/>
          <w:szCs w:val="18"/>
        </w:rPr>
      </w:pPr>
    </w:p>
    <w:p w14:paraId="5D04719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new_reviews_sample = [</w:t>
      </w:r>
    </w:p>
    <w:p w14:paraId="0E875D1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"App never loads, need to use the website instead.",</w:t>
      </w:r>
    </w:p>
    <w:p w14:paraId="7A0B190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"I shop amazing all the time absolutely love the app it's so convenient",</w:t>
      </w:r>
    </w:p>
    <w:p w14:paraId="16CB8A3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"Great and excellent app for a secure shopping.",</w:t>
      </w:r>
    </w:p>
    <w:p w14:paraId="198333A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"Frustrating considering you can no longer purchase kindle books",</w:t>
      </w:r>
    </w:p>
    <w:p w14:paraId="59608FC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"Brilliant service no complaint what so ever",</w:t>
      </w:r>
    </w:p>
    <w:p w14:paraId="68790C3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"You can find almost everything you need or want..."</w:t>
      </w:r>
    </w:p>
    <w:p w14:paraId="06D6F0B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7EDDD95F" w14:textId="77777777" w:rsidR="00070025" w:rsidRPr="0046403F" w:rsidRDefault="00070025">
      <w:pPr>
        <w:spacing w:after="0" w:line="240" w:lineRule="auto"/>
        <w:rPr>
          <w:rFonts w:ascii="Courier New" w:eastAsia="Fira Mono" w:hAnsi="Courier New" w:cs="Courier New"/>
          <w:sz w:val="18"/>
          <w:szCs w:val="18"/>
        </w:rPr>
      </w:pPr>
    </w:p>
    <w:p w14:paraId="1FE90E7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print(classifier)</w:t>
      </w:r>
    </w:p>
    <w:p w14:paraId="4ADDD0B7"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classifier.predict</w:t>
      </w:r>
      <w:proofErr w:type="gramEnd"/>
      <w:r w:rsidRPr="0046403F">
        <w:rPr>
          <w:rFonts w:ascii="Courier New" w:eastAsia="Fira Mono" w:hAnsi="Courier New" w:cs="Courier New"/>
          <w:sz w:val="18"/>
          <w:szCs w:val="18"/>
        </w:rPr>
        <w:t>(cv.transform(new_reviews_sample))</w:t>
      </w:r>
    </w:p>
    <w:p w14:paraId="3A9CC742" w14:textId="77777777" w:rsidR="00070025" w:rsidRPr="0046403F" w:rsidRDefault="00070025">
      <w:pPr>
        <w:spacing w:after="0" w:line="240" w:lineRule="auto"/>
        <w:rPr>
          <w:rFonts w:ascii="Courier New" w:eastAsia="Fira Mono" w:hAnsi="Courier New" w:cs="Courier New"/>
          <w:sz w:val="18"/>
          <w:szCs w:val="18"/>
        </w:rPr>
      </w:pPr>
    </w:p>
    <w:p w14:paraId="2B95137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4. Model Evaluation"""</w:t>
      </w:r>
    </w:p>
    <w:p w14:paraId="1118393D" w14:textId="77777777" w:rsidR="00070025" w:rsidRPr="0046403F" w:rsidRDefault="00070025">
      <w:pPr>
        <w:spacing w:after="0" w:line="240" w:lineRule="auto"/>
        <w:rPr>
          <w:rFonts w:ascii="Courier New" w:eastAsia="Fira Mono" w:hAnsi="Courier New" w:cs="Courier New"/>
          <w:sz w:val="18"/>
          <w:szCs w:val="18"/>
        </w:rPr>
      </w:pPr>
    </w:p>
    <w:p w14:paraId="6958827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pd.set_</w:t>
      </w:r>
      <w:proofErr w:type="gramStart"/>
      <w:r w:rsidRPr="0046403F">
        <w:rPr>
          <w:rFonts w:ascii="Courier New" w:eastAsia="Fira Mono" w:hAnsi="Courier New" w:cs="Courier New"/>
          <w:sz w:val="18"/>
          <w:szCs w:val="18"/>
        </w:rPr>
        <w:t>option(</w:t>
      </w:r>
      <w:proofErr w:type="gramEnd"/>
      <w:r w:rsidRPr="0046403F">
        <w:rPr>
          <w:rFonts w:ascii="Courier New" w:eastAsia="Fira Mono" w:hAnsi="Courier New" w:cs="Courier New"/>
          <w:sz w:val="18"/>
          <w:szCs w:val="18"/>
        </w:rPr>
        <w:t>"display.float_format", lambda x: "%.04f" % x)</w:t>
      </w:r>
    </w:p>
    <w:p w14:paraId="03912C7B" w14:textId="77777777" w:rsidR="00070025" w:rsidRPr="0046403F" w:rsidRDefault="00070025">
      <w:pPr>
        <w:spacing w:after="0" w:line="240" w:lineRule="auto"/>
        <w:rPr>
          <w:rFonts w:ascii="Courier New" w:eastAsia="Fira Mono" w:hAnsi="Courier New" w:cs="Courier New"/>
          <w:sz w:val="18"/>
          <w:szCs w:val="18"/>
        </w:rPr>
      </w:pPr>
    </w:p>
    <w:p w14:paraId="73640EB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4.1 Classification Report"""</w:t>
      </w:r>
    </w:p>
    <w:p w14:paraId="6095B735" w14:textId="77777777" w:rsidR="00070025" w:rsidRPr="0046403F" w:rsidRDefault="00070025">
      <w:pPr>
        <w:spacing w:after="0" w:line="240" w:lineRule="auto"/>
        <w:rPr>
          <w:rFonts w:ascii="Courier New" w:eastAsia="Fira Mono" w:hAnsi="Courier New" w:cs="Courier New"/>
          <w:sz w:val="18"/>
          <w:szCs w:val="18"/>
        </w:rPr>
      </w:pPr>
    </w:p>
    <w:p w14:paraId="6AA24A9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for i, (key, perf) in enumerate(</w:t>
      </w:r>
      <w:proofErr w:type="gramStart"/>
      <w:r w:rsidRPr="0046403F">
        <w:rPr>
          <w:rFonts w:ascii="Courier New" w:eastAsia="Fira Mono" w:hAnsi="Courier New" w:cs="Courier New"/>
          <w:sz w:val="18"/>
          <w:szCs w:val="18"/>
        </w:rPr>
        <w:t>performance.items</w:t>
      </w:r>
      <w:proofErr w:type="gramEnd"/>
      <w:r w:rsidRPr="0046403F">
        <w:rPr>
          <w:rFonts w:ascii="Courier New" w:eastAsia="Fira Mono" w:hAnsi="Courier New" w:cs="Courier New"/>
          <w:sz w:val="18"/>
          <w:szCs w:val="18"/>
        </w:rPr>
        <w:t>()):</w:t>
      </w:r>
    </w:p>
    <w:p w14:paraId="6F1450A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print(key)</w:t>
      </w:r>
    </w:p>
    <w:p w14:paraId="79661F2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print(perf["report"])</w:t>
      </w:r>
    </w:p>
    <w:p w14:paraId="5DC6264F" w14:textId="77777777" w:rsidR="00070025" w:rsidRPr="0046403F" w:rsidRDefault="00070025">
      <w:pPr>
        <w:spacing w:after="0" w:line="240" w:lineRule="auto"/>
        <w:rPr>
          <w:rFonts w:ascii="Courier New" w:eastAsia="Fira Mono" w:hAnsi="Courier New" w:cs="Courier New"/>
          <w:sz w:val="18"/>
          <w:szCs w:val="18"/>
        </w:rPr>
      </w:pPr>
    </w:p>
    <w:p w14:paraId="15B88A6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3.4.2 Scores"""</w:t>
      </w:r>
    </w:p>
    <w:p w14:paraId="63A1715F" w14:textId="77777777" w:rsidR="00070025" w:rsidRPr="0046403F" w:rsidRDefault="00070025">
      <w:pPr>
        <w:spacing w:after="0" w:line="240" w:lineRule="auto"/>
        <w:rPr>
          <w:rFonts w:ascii="Courier New" w:eastAsia="Fira Mono" w:hAnsi="Courier New" w:cs="Courier New"/>
          <w:sz w:val="18"/>
          <w:szCs w:val="18"/>
        </w:rPr>
      </w:pPr>
    </w:p>
    <w:p w14:paraId="438723F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create dataframe to store scores for each </w:t>
      </w:r>
      <w:proofErr w:type="gramStart"/>
      <w:r w:rsidRPr="0046403F">
        <w:rPr>
          <w:rFonts w:ascii="Courier New" w:eastAsia="Fira Mono" w:hAnsi="Courier New" w:cs="Courier New"/>
          <w:sz w:val="18"/>
          <w:szCs w:val="18"/>
        </w:rPr>
        <w:t>classifiers</w:t>
      </w:r>
      <w:proofErr w:type="gramEnd"/>
    </w:p>
    <w:p w14:paraId="327B045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df_scores = </w:t>
      </w:r>
      <w:proofErr w:type="gramStart"/>
      <w:r w:rsidRPr="0046403F">
        <w:rPr>
          <w:rFonts w:ascii="Courier New" w:eastAsia="Fira Mono" w:hAnsi="Courier New" w:cs="Courier New"/>
          <w:sz w:val="18"/>
          <w:szCs w:val="18"/>
        </w:rPr>
        <w:t>pd.DataFrame</w:t>
      </w:r>
      <w:proofErr w:type="gramEnd"/>
      <w:r w:rsidRPr="0046403F">
        <w:rPr>
          <w:rFonts w:ascii="Courier New" w:eastAsia="Fira Mono" w:hAnsi="Courier New" w:cs="Courier New"/>
          <w:sz w:val="18"/>
          <w:szCs w:val="18"/>
        </w:rPr>
        <w:t>(columns=["classifier", "accuracy", "precision", "recall", "fscore"])</w:t>
      </w:r>
    </w:p>
    <w:p w14:paraId="34620FA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lastRenderedPageBreak/>
        <w:t xml:space="preserve">df_scores["classifier"] = </w:t>
      </w:r>
      <w:proofErr w:type="gramStart"/>
      <w:r w:rsidRPr="0046403F">
        <w:rPr>
          <w:rFonts w:ascii="Courier New" w:eastAsia="Fira Mono" w:hAnsi="Courier New" w:cs="Courier New"/>
          <w:sz w:val="18"/>
          <w:szCs w:val="18"/>
        </w:rPr>
        <w:t>classifiers.keys</w:t>
      </w:r>
      <w:proofErr w:type="gramEnd"/>
      <w:r w:rsidRPr="0046403F">
        <w:rPr>
          <w:rFonts w:ascii="Courier New" w:eastAsia="Fira Mono" w:hAnsi="Courier New" w:cs="Courier New"/>
          <w:sz w:val="18"/>
          <w:szCs w:val="18"/>
        </w:rPr>
        <w:t>()</w:t>
      </w:r>
    </w:p>
    <w:p w14:paraId="30FFBDF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df_scores.set_index(["classifier"], inplace=True)</w:t>
      </w:r>
    </w:p>
    <w:p w14:paraId="5E281C20" w14:textId="77777777" w:rsidR="00070025" w:rsidRPr="0046403F" w:rsidRDefault="00070025">
      <w:pPr>
        <w:spacing w:after="0" w:line="240" w:lineRule="auto"/>
        <w:rPr>
          <w:rFonts w:ascii="Courier New" w:eastAsia="Fira Mono" w:hAnsi="Courier New" w:cs="Courier New"/>
          <w:sz w:val="18"/>
          <w:szCs w:val="18"/>
        </w:rPr>
      </w:pPr>
    </w:p>
    <w:p w14:paraId="43CBDE9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add scores to dataframe</w:t>
      </w:r>
    </w:p>
    <w:p w14:paraId="7F269D4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for i, (key, perf) in enumerate(</w:t>
      </w:r>
      <w:proofErr w:type="gramStart"/>
      <w:r w:rsidRPr="0046403F">
        <w:rPr>
          <w:rFonts w:ascii="Courier New" w:eastAsia="Fira Mono" w:hAnsi="Courier New" w:cs="Courier New"/>
          <w:sz w:val="18"/>
          <w:szCs w:val="18"/>
        </w:rPr>
        <w:t>performance.items</w:t>
      </w:r>
      <w:proofErr w:type="gramEnd"/>
      <w:r w:rsidRPr="0046403F">
        <w:rPr>
          <w:rFonts w:ascii="Courier New" w:eastAsia="Fira Mono" w:hAnsi="Courier New" w:cs="Courier New"/>
          <w:sz w:val="18"/>
          <w:szCs w:val="18"/>
        </w:rPr>
        <w:t>()):</w:t>
      </w:r>
    </w:p>
    <w:p w14:paraId="076C412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df_</w:t>
      </w:r>
      <w:proofErr w:type="gramStart"/>
      <w:r w:rsidRPr="0046403F">
        <w:rPr>
          <w:rFonts w:ascii="Courier New" w:eastAsia="Fira Mono" w:hAnsi="Courier New" w:cs="Courier New"/>
          <w:sz w:val="18"/>
          <w:szCs w:val="18"/>
        </w:rPr>
        <w:t>scores.iloc</w:t>
      </w:r>
      <w:proofErr w:type="gramEnd"/>
      <w:r w:rsidRPr="0046403F">
        <w:rPr>
          <w:rFonts w:ascii="Courier New" w:eastAsia="Fira Mono" w:hAnsi="Courier New" w:cs="Courier New"/>
          <w:sz w:val="18"/>
          <w:szCs w:val="18"/>
        </w:rPr>
        <w:t>[i,:] = perf["scores"]</w:t>
      </w:r>
    </w:p>
    <w:p w14:paraId="5F0D1E68" w14:textId="77777777" w:rsidR="00070025" w:rsidRPr="0046403F" w:rsidRDefault="00070025">
      <w:pPr>
        <w:spacing w:after="0" w:line="240" w:lineRule="auto"/>
        <w:rPr>
          <w:rFonts w:ascii="Courier New" w:eastAsia="Fira Mono" w:hAnsi="Courier New" w:cs="Courier New"/>
          <w:sz w:val="18"/>
          <w:szCs w:val="18"/>
        </w:rPr>
      </w:pPr>
    </w:p>
    <w:p w14:paraId="15546B6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df_scores</w:t>
      </w:r>
    </w:p>
    <w:p w14:paraId="62AA00CC" w14:textId="77777777" w:rsidR="00070025" w:rsidRPr="0046403F" w:rsidRDefault="00070025">
      <w:pPr>
        <w:spacing w:after="0" w:line="240" w:lineRule="auto"/>
        <w:rPr>
          <w:rFonts w:ascii="Courier New" w:eastAsia="Fira Mono" w:hAnsi="Courier New" w:cs="Courier New"/>
          <w:sz w:val="18"/>
          <w:szCs w:val="18"/>
        </w:rPr>
      </w:pPr>
    </w:p>
    <w:p w14:paraId="2EED87E6"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print(</w:t>
      </w:r>
      <w:proofErr w:type="gramEnd"/>
      <w:r w:rsidRPr="0046403F">
        <w:rPr>
          <w:rFonts w:ascii="Courier New" w:eastAsia="Fira Mono" w:hAnsi="Courier New" w:cs="Courier New"/>
          <w:sz w:val="18"/>
          <w:szCs w:val="18"/>
        </w:rPr>
        <w:t>f"Average Accuracy    = {df_scores['accuracy'].mean():.3f}")</w:t>
      </w:r>
    </w:p>
    <w:p w14:paraId="69834AB5"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print(</w:t>
      </w:r>
      <w:proofErr w:type="gramEnd"/>
      <w:r w:rsidRPr="0046403F">
        <w:rPr>
          <w:rFonts w:ascii="Courier New" w:eastAsia="Fira Mono" w:hAnsi="Courier New" w:cs="Courier New"/>
          <w:sz w:val="18"/>
          <w:szCs w:val="18"/>
        </w:rPr>
        <w:t>f"Average Precision   = {df_scores['precision'].mean():.3f}")</w:t>
      </w:r>
    </w:p>
    <w:p w14:paraId="6CD5FEE2"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print(</w:t>
      </w:r>
      <w:proofErr w:type="gramEnd"/>
      <w:r w:rsidRPr="0046403F">
        <w:rPr>
          <w:rFonts w:ascii="Courier New" w:eastAsia="Fira Mono" w:hAnsi="Courier New" w:cs="Courier New"/>
          <w:sz w:val="18"/>
          <w:szCs w:val="18"/>
        </w:rPr>
        <w:t>f"Average Recall      = {df_scores['recall'].mean():.3f}")</w:t>
      </w:r>
    </w:p>
    <w:p w14:paraId="68A00AFA"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print(</w:t>
      </w:r>
      <w:proofErr w:type="gramEnd"/>
      <w:r w:rsidRPr="0046403F">
        <w:rPr>
          <w:rFonts w:ascii="Courier New" w:eastAsia="Fira Mono" w:hAnsi="Courier New" w:cs="Courier New"/>
          <w:sz w:val="18"/>
          <w:szCs w:val="18"/>
        </w:rPr>
        <w:t>f"Average F-Score     = {df_scores['fscore'].mean():.3f}")</w:t>
      </w:r>
    </w:p>
    <w:p w14:paraId="5ED201CB" w14:textId="77777777" w:rsidR="00070025" w:rsidRPr="0046403F" w:rsidRDefault="00070025">
      <w:pPr>
        <w:spacing w:after="0" w:line="240" w:lineRule="auto"/>
        <w:rPr>
          <w:rFonts w:ascii="Courier New" w:eastAsia="Fira Mono" w:hAnsi="Courier New" w:cs="Courier New"/>
          <w:sz w:val="18"/>
          <w:szCs w:val="18"/>
        </w:rPr>
      </w:pPr>
    </w:p>
    <w:p w14:paraId="399BB4F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3.4.3 Confusion Matrix"""</w:t>
      </w:r>
    </w:p>
    <w:p w14:paraId="2579667B" w14:textId="77777777" w:rsidR="00070025" w:rsidRPr="0046403F" w:rsidRDefault="00070025">
      <w:pPr>
        <w:spacing w:after="0" w:line="240" w:lineRule="auto"/>
        <w:rPr>
          <w:rFonts w:ascii="Courier New" w:eastAsia="Fira Mono" w:hAnsi="Courier New" w:cs="Courier New"/>
          <w:sz w:val="18"/>
          <w:szCs w:val="18"/>
        </w:rPr>
      </w:pPr>
    </w:p>
    <w:p w14:paraId="3D5D49D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labels = ["Positive", "Negative"]</w:t>
      </w:r>
    </w:p>
    <w:p w14:paraId="3EE75A3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fig, axes = </w:t>
      </w:r>
      <w:proofErr w:type="gramStart"/>
      <w:r w:rsidRPr="0046403F">
        <w:rPr>
          <w:rFonts w:ascii="Courier New" w:eastAsia="Fira Mono" w:hAnsi="Courier New" w:cs="Courier New"/>
          <w:sz w:val="18"/>
          <w:szCs w:val="18"/>
        </w:rPr>
        <w:t>plt.subplots</w:t>
      </w:r>
      <w:proofErr w:type="gramEnd"/>
      <w:r w:rsidRPr="0046403F">
        <w:rPr>
          <w:rFonts w:ascii="Courier New" w:eastAsia="Fira Mono" w:hAnsi="Courier New" w:cs="Courier New"/>
          <w:sz w:val="18"/>
          <w:szCs w:val="18"/>
        </w:rPr>
        <w:t>(1, 4, figsize=(20, 5), sharey='row')</w:t>
      </w:r>
    </w:p>
    <w:p w14:paraId="4C7C8290" w14:textId="77777777" w:rsidR="00070025" w:rsidRPr="0046403F" w:rsidRDefault="00070025">
      <w:pPr>
        <w:spacing w:after="0" w:line="240" w:lineRule="auto"/>
        <w:rPr>
          <w:rFonts w:ascii="Courier New" w:eastAsia="Fira Mono" w:hAnsi="Courier New" w:cs="Courier New"/>
          <w:sz w:val="18"/>
          <w:szCs w:val="18"/>
        </w:rPr>
      </w:pPr>
    </w:p>
    <w:p w14:paraId="5FA9A9F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for i, (key, perf) in enumerate(</w:t>
      </w:r>
      <w:proofErr w:type="gramStart"/>
      <w:r w:rsidRPr="0046403F">
        <w:rPr>
          <w:rFonts w:ascii="Courier New" w:eastAsia="Fira Mono" w:hAnsi="Courier New" w:cs="Courier New"/>
          <w:sz w:val="18"/>
          <w:szCs w:val="18"/>
        </w:rPr>
        <w:t>performance.items</w:t>
      </w:r>
      <w:proofErr w:type="gramEnd"/>
      <w:r w:rsidRPr="0046403F">
        <w:rPr>
          <w:rFonts w:ascii="Courier New" w:eastAsia="Fira Mono" w:hAnsi="Courier New" w:cs="Courier New"/>
          <w:sz w:val="18"/>
          <w:szCs w:val="18"/>
        </w:rPr>
        <w:t>()):</w:t>
      </w:r>
    </w:p>
    <w:p w14:paraId="0AE9AEB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cf_matrix = perf["matrix"]</w:t>
      </w:r>
    </w:p>
    <w:p w14:paraId="41E14BD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disp = </w:t>
      </w:r>
      <w:proofErr w:type="gramStart"/>
      <w:r w:rsidRPr="0046403F">
        <w:rPr>
          <w:rFonts w:ascii="Courier New" w:eastAsia="Fira Mono" w:hAnsi="Courier New" w:cs="Courier New"/>
          <w:sz w:val="18"/>
          <w:szCs w:val="18"/>
        </w:rPr>
        <w:t>ConfusionMatrixDisplay(</w:t>
      </w:r>
      <w:proofErr w:type="gramEnd"/>
      <w:r w:rsidRPr="0046403F">
        <w:rPr>
          <w:rFonts w:ascii="Courier New" w:eastAsia="Fira Mono" w:hAnsi="Courier New" w:cs="Courier New"/>
          <w:sz w:val="18"/>
          <w:szCs w:val="18"/>
        </w:rPr>
        <w:t>cf_matrix, display_labels=labels)</w:t>
      </w:r>
    </w:p>
    <w:p w14:paraId="7B28813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w:t>
      </w:r>
      <w:proofErr w:type="gramStart"/>
      <w:r w:rsidRPr="0046403F">
        <w:rPr>
          <w:rFonts w:ascii="Courier New" w:eastAsia="Fira Mono" w:hAnsi="Courier New" w:cs="Courier New"/>
          <w:sz w:val="18"/>
          <w:szCs w:val="18"/>
        </w:rPr>
        <w:t>disp.plot</w:t>
      </w:r>
      <w:proofErr w:type="gramEnd"/>
      <w:r w:rsidRPr="0046403F">
        <w:rPr>
          <w:rFonts w:ascii="Courier New" w:eastAsia="Fira Mono" w:hAnsi="Courier New" w:cs="Courier New"/>
          <w:sz w:val="18"/>
          <w:szCs w:val="18"/>
        </w:rPr>
        <w:t xml:space="preserve">(ax=axes[i], xticks_rotation=0, </w:t>
      </w:r>
    </w:p>
    <w:p w14:paraId="5BF2786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w:t>
      </w:r>
      <w:proofErr w:type="gramStart"/>
      <w:r w:rsidRPr="0046403F">
        <w:rPr>
          <w:rFonts w:ascii="Courier New" w:eastAsia="Fira Mono" w:hAnsi="Courier New" w:cs="Courier New"/>
          <w:sz w:val="18"/>
          <w:szCs w:val="18"/>
        </w:rPr>
        <w:t>cmap=plt.cm.Blues</w:t>
      </w:r>
      <w:proofErr w:type="gramEnd"/>
      <w:r w:rsidRPr="0046403F">
        <w:rPr>
          <w:rFonts w:ascii="Courier New" w:eastAsia="Fira Mono" w:hAnsi="Courier New" w:cs="Courier New"/>
          <w:sz w:val="18"/>
          <w:szCs w:val="18"/>
        </w:rPr>
        <w:t>, values_format="g", colorbar=False)</w:t>
      </w:r>
    </w:p>
    <w:p w14:paraId="00018AF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disp.ax_.set_title(key)</w:t>
      </w:r>
    </w:p>
    <w:p w14:paraId="563C07A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disp.ax_.set_</w:t>
      </w:r>
      <w:proofErr w:type="gramStart"/>
      <w:r w:rsidRPr="0046403F">
        <w:rPr>
          <w:rFonts w:ascii="Courier New" w:eastAsia="Fira Mono" w:hAnsi="Courier New" w:cs="Courier New"/>
          <w:sz w:val="18"/>
          <w:szCs w:val="18"/>
        </w:rPr>
        <w:t>xlabel(</w:t>
      </w:r>
      <w:proofErr w:type="gramEnd"/>
      <w:r w:rsidRPr="0046403F">
        <w:rPr>
          <w:rFonts w:ascii="Courier New" w:eastAsia="Fira Mono" w:hAnsi="Courier New" w:cs="Courier New"/>
          <w:sz w:val="18"/>
          <w:szCs w:val="18"/>
        </w:rPr>
        <w:t>"")</w:t>
      </w:r>
    </w:p>
    <w:p w14:paraId="57FDA1A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disp.ax_.set_</w:t>
      </w:r>
      <w:proofErr w:type="gramStart"/>
      <w:r w:rsidRPr="0046403F">
        <w:rPr>
          <w:rFonts w:ascii="Courier New" w:eastAsia="Fira Mono" w:hAnsi="Courier New" w:cs="Courier New"/>
          <w:sz w:val="18"/>
          <w:szCs w:val="18"/>
        </w:rPr>
        <w:t>ylabel(</w:t>
      </w:r>
      <w:proofErr w:type="gramEnd"/>
      <w:r w:rsidRPr="0046403F">
        <w:rPr>
          <w:rFonts w:ascii="Courier New" w:eastAsia="Fira Mono" w:hAnsi="Courier New" w:cs="Courier New"/>
          <w:sz w:val="18"/>
          <w:szCs w:val="18"/>
        </w:rPr>
        <w:t>"")</w:t>
      </w:r>
    </w:p>
    <w:p w14:paraId="382F562A" w14:textId="77777777" w:rsidR="00070025" w:rsidRPr="0046403F" w:rsidRDefault="00070025">
      <w:pPr>
        <w:spacing w:after="0" w:line="240" w:lineRule="auto"/>
        <w:rPr>
          <w:rFonts w:ascii="Courier New" w:eastAsia="Fira Mono" w:hAnsi="Courier New" w:cs="Courier New"/>
          <w:sz w:val="18"/>
          <w:szCs w:val="18"/>
        </w:rPr>
      </w:pPr>
    </w:p>
    <w:p w14:paraId="0B096293"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plt.subplots</w:t>
      </w:r>
      <w:proofErr w:type="gramEnd"/>
      <w:r w:rsidRPr="0046403F">
        <w:rPr>
          <w:rFonts w:ascii="Courier New" w:eastAsia="Fira Mono" w:hAnsi="Courier New" w:cs="Courier New"/>
          <w:sz w:val="18"/>
          <w:szCs w:val="18"/>
        </w:rPr>
        <w:t>_adjust(wspace=0.1, hspace=0.1)</w:t>
      </w:r>
    </w:p>
    <w:p w14:paraId="021768A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fig.</w:t>
      </w:r>
      <w:proofErr w:type="gramStart"/>
      <w:r w:rsidRPr="0046403F">
        <w:rPr>
          <w:rFonts w:ascii="Courier New" w:eastAsia="Fira Mono" w:hAnsi="Courier New" w:cs="Courier New"/>
          <w:sz w:val="18"/>
          <w:szCs w:val="18"/>
        </w:rPr>
        <w:t>text(</w:t>
      </w:r>
      <w:proofErr w:type="gramEnd"/>
      <w:r w:rsidRPr="0046403F">
        <w:rPr>
          <w:rFonts w:ascii="Courier New" w:eastAsia="Fira Mono" w:hAnsi="Courier New" w:cs="Courier New"/>
          <w:sz w:val="18"/>
          <w:szCs w:val="18"/>
        </w:rPr>
        <w:t>0.45, 0.95, "Confusion Matrix - Naive Bayes Classifiers", ha="center", fontsize="xx-large")</w:t>
      </w:r>
    </w:p>
    <w:p w14:paraId="5716EB4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fig.</w:t>
      </w:r>
      <w:proofErr w:type="gramStart"/>
      <w:r w:rsidRPr="0046403F">
        <w:rPr>
          <w:rFonts w:ascii="Courier New" w:eastAsia="Fira Mono" w:hAnsi="Courier New" w:cs="Courier New"/>
          <w:sz w:val="18"/>
          <w:szCs w:val="18"/>
        </w:rPr>
        <w:t>text(</w:t>
      </w:r>
      <w:proofErr w:type="gramEnd"/>
      <w:r w:rsidRPr="0046403F">
        <w:rPr>
          <w:rFonts w:ascii="Courier New" w:eastAsia="Fira Mono" w:hAnsi="Courier New" w:cs="Courier New"/>
          <w:sz w:val="18"/>
          <w:szCs w:val="18"/>
        </w:rPr>
        <w:t>0.45, 0.04, "Predicted Label", ha="center", fontsize="x-large")</w:t>
      </w:r>
    </w:p>
    <w:p w14:paraId="254C81A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fig.</w:t>
      </w:r>
      <w:proofErr w:type="gramStart"/>
      <w:r w:rsidRPr="0046403F">
        <w:rPr>
          <w:rFonts w:ascii="Courier New" w:eastAsia="Fira Mono" w:hAnsi="Courier New" w:cs="Courier New"/>
          <w:sz w:val="18"/>
          <w:szCs w:val="18"/>
        </w:rPr>
        <w:t>text(</w:t>
      </w:r>
      <w:proofErr w:type="gramEnd"/>
      <w:r w:rsidRPr="0046403F">
        <w:rPr>
          <w:rFonts w:ascii="Courier New" w:eastAsia="Fira Mono" w:hAnsi="Courier New" w:cs="Courier New"/>
          <w:sz w:val="18"/>
          <w:szCs w:val="18"/>
        </w:rPr>
        <w:t>0.05, 0.50, "True Label", va="center", rotation='vertical', fontsize="x-large")</w:t>
      </w:r>
    </w:p>
    <w:p w14:paraId="03177888"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fig.colorbar</w:t>
      </w:r>
      <w:proofErr w:type="gramEnd"/>
      <w:r w:rsidRPr="0046403F">
        <w:rPr>
          <w:rFonts w:ascii="Courier New" w:eastAsia="Fira Mono" w:hAnsi="Courier New" w:cs="Courier New"/>
          <w:sz w:val="18"/>
          <w:szCs w:val="18"/>
        </w:rPr>
        <w:t>(disp.im_, ax=axes)</w:t>
      </w:r>
    </w:p>
    <w:p w14:paraId="3677B31A"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plt.show</w:t>
      </w:r>
      <w:proofErr w:type="gramEnd"/>
      <w:r w:rsidRPr="0046403F">
        <w:rPr>
          <w:rFonts w:ascii="Courier New" w:eastAsia="Fira Mono" w:hAnsi="Courier New" w:cs="Courier New"/>
          <w:sz w:val="18"/>
          <w:szCs w:val="18"/>
        </w:rPr>
        <w:t>()</w:t>
      </w:r>
    </w:p>
    <w:p w14:paraId="291EC10B" w14:textId="77777777" w:rsidR="00070025" w:rsidRPr="0046403F" w:rsidRDefault="00070025">
      <w:pPr>
        <w:spacing w:after="0" w:line="240" w:lineRule="auto"/>
        <w:rPr>
          <w:rFonts w:ascii="Courier New" w:eastAsia="Fira Mono" w:hAnsi="Courier New" w:cs="Courier New"/>
          <w:sz w:val="18"/>
          <w:szCs w:val="18"/>
        </w:rPr>
      </w:pPr>
    </w:p>
    <w:p w14:paraId="1BE0904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5. Improving Accuracy</w:t>
      </w:r>
    </w:p>
    <w:p w14:paraId="110AA525" w14:textId="77777777" w:rsidR="00070025" w:rsidRPr="0046403F" w:rsidRDefault="00070025">
      <w:pPr>
        <w:spacing w:after="0" w:line="240" w:lineRule="auto"/>
        <w:rPr>
          <w:rFonts w:ascii="Courier New" w:eastAsia="Fira Mono" w:hAnsi="Courier New" w:cs="Courier New"/>
          <w:sz w:val="18"/>
          <w:szCs w:val="18"/>
        </w:rPr>
      </w:pPr>
    </w:p>
    <w:p w14:paraId="606E314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5.1 Trying TF-IDF</w:t>
      </w:r>
    </w:p>
    <w:p w14:paraId="7E64D9B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7E011D6A" w14:textId="77777777" w:rsidR="00070025" w:rsidRPr="0046403F" w:rsidRDefault="00070025">
      <w:pPr>
        <w:spacing w:after="0" w:line="240" w:lineRule="auto"/>
        <w:rPr>
          <w:rFonts w:ascii="Courier New" w:eastAsia="Fira Mono" w:hAnsi="Courier New" w:cs="Courier New"/>
          <w:sz w:val="18"/>
          <w:szCs w:val="18"/>
        </w:rPr>
      </w:pPr>
    </w:p>
    <w:p w14:paraId="0BD266E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sklearn.feature</w:t>
      </w:r>
      <w:proofErr w:type="gramEnd"/>
      <w:r w:rsidRPr="0046403F">
        <w:rPr>
          <w:rFonts w:ascii="Courier New" w:eastAsia="Fira Mono" w:hAnsi="Courier New" w:cs="Courier New"/>
          <w:sz w:val="18"/>
          <w:szCs w:val="18"/>
        </w:rPr>
        <w:t>_extraction.text import TfidfVectorizer</w:t>
      </w:r>
    </w:p>
    <w:p w14:paraId="21C2FF2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corpus</w:t>
      </w:r>
      <w:proofErr w:type="gramStart"/>
      <w:r w:rsidRPr="0046403F">
        <w:rPr>
          <w:rFonts w:ascii="Courier New" w:eastAsia="Fira Mono" w:hAnsi="Courier New" w:cs="Courier New"/>
          <w:sz w:val="18"/>
          <w:szCs w:val="18"/>
        </w:rPr>
        <w:t>=[</w:t>
      </w:r>
      <w:proofErr w:type="gramEnd"/>
      <w:r w:rsidRPr="0046403F">
        <w:rPr>
          <w:rFonts w:ascii="Courier New" w:eastAsia="Fira Mono" w:hAnsi="Courier New" w:cs="Courier New"/>
          <w:sz w:val="18"/>
          <w:szCs w:val="18"/>
        </w:rPr>
        <w:t>"Amazon Prime is amazing",</w:t>
      </w:r>
    </w:p>
    <w:p w14:paraId="50C2E3A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"Best place to shop",</w:t>
      </w:r>
    </w:p>
    <w:p w14:paraId="5FA3E31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"Amazing choice to shop"]</w:t>
      </w:r>
    </w:p>
    <w:p w14:paraId="2D4AF0DF" w14:textId="77777777" w:rsidR="00070025" w:rsidRPr="0046403F" w:rsidRDefault="00070025">
      <w:pPr>
        <w:spacing w:after="0" w:line="240" w:lineRule="auto"/>
        <w:rPr>
          <w:rFonts w:ascii="Courier New" w:eastAsia="Fira Mono" w:hAnsi="Courier New" w:cs="Courier New"/>
          <w:sz w:val="18"/>
          <w:szCs w:val="18"/>
        </w:rPr>
      </w:pPr>
    </w:p>
    <w:p w14:paraId="2F0771D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vectorizer = </w:t>
      </w:r>
      <w:proofErr w:type="gramStart"/>
      <w:r w:rsidRPr="0046403F">
        <w:rPr>
          <w:rFonts w:ascii="Courier New" w:eastAsia="Fira Mono" w:hAnsi="Courier New" w:cs="Courier New"/>
          <w:sz w:val="18"/>
          <w:szCs w:val="18"/>
        </w:rPr>
        <w:t>TfidfVectorizer(</w:t>
      </w:r>
      <w:proofErr w:type="gramEnd"/>
      <w:r w:rsidRPr="0046403F">
        <w:rPr>
          <w:rFonts w:ascii="Courier New" w:eastAsia="Fira Mono" w:hAnsi="Courier New" w:cs="Courier New"/>
          <w:sz w:val="18"/>
          <w:szCs w:val="18"/>
        </w:rPr>
        <w:t>)</w:t>
      </w:r>
    </w:p>
    <w:p w14:paraId="4BA7A60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X = vectorizer.fit_transform(corpus)</w:t>
      </w:r>
    </w:p>
    <w:p w14:paraId="7999B26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w:t>
      </w:r>
      <w:proofErr w:type="gramStart"/>
      <w:r w:rsidRPr="0046403F">
        <w:rPr>
          <w:rFonts w:ascii="Courier New" w:eastAsia="Fira Mono" w:hAnsi="Courier New" w:cs="Courier New"/>
          <w:sz w:val="18"/>
          <w:szCs w:val="18"/>
        </w:rPr>
        <w:t>X.toarray</w:t>
      </w:r>
      <w:proofErr w:type="gramEnd"/>
      <w:r w:rsidRPr="0046403F">
        <w:rPr>
          <w:rFonts w:ascii="Courier New" w:eastAsia="Fira Mono" w:hAnsi="Courier New" w:cs="Courier New"/>
          <w:sz w:val="18"/>
          <w:szCs w:val="18"/>
        </w:rPr>
        <w:t>())</w:t>
      </w:r>
    </w:p>
    <w:p w14:paraId="185E4BC0" w14:textId="77777777" w:rsidR="00070025" w:rsidRPr="0046403F" w:rsidRDefault="00070025">
      <w:pPr>
        <w:spacing w:after="0" w:line="240" w:lineRule="auto"/>
        <w:rPr>
          <w:rFonts w:ascii="Courier New" w:eastAsia="Fira Mono" w:hAnsi="Courier New" w:cs="Courier New"/>
          <w:sz w:val="18"/>
          <w:szCs w:val="18"/>
        </w:rPr>
      </w:pPr>
    </w:p>
    <w:p w14:paraId="748CC3E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pd.set_</w:t>
      </w:r>
      <w:proofErr w:type="gramStart"/>
      <w:r w:rsidRPr="0046403F">
        <w:rPr>
          <w:rFonts w:ascii="Courier New" w:eastAsia="Fira Mono" w:hAnsi="Courier New" w:cs="Courier New"/>
          <w:sz w:val="18"/>
          <w:szCs w:val="18"/>
        </w:rPr>
        <w:t>option(</w:t>
      </w:r>
      <w:proofErr w:type="gramEnd"/>
      <w:r w:rsidRPr="0046403F">
        <w:rPr>
          <w:rFonts w:ascii="Courier New" w:eastAsia="Fira Mono" w:hAnsi="Courier New" w:cs="Courier New"/>
          <w:sz w:val="18"/>
          <w:szCs w:val="18"/>
        </w:rPr>
        <w:t>"display.float_format", lambda x: "%.04f" % x)</w:t>
      </w:r>
    </w:p>
    <w:p w14:paraId="5744C69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df_tfidf = </w:t>
      </w:r>
      <w:proofErr w:type="gramStart"/>
      <w:r w:rsidRPr="0046403F">
        <w:rPr>
          <w:rFonts w:ascii="Courier New" w:eastAsia="Fira Mono" w:hAnsi="Courier New" w:cs="Courier New"/>
          <w:sz w:val="18"/>
          <w:szCs w:val="18"/>
        </w:rPr>
        <w:t>pd.DataFrame</w:t>
      </w:r>
      <w:proofErr w:type="gramEnd"/>
      <w:r w:rsidRPr="0046403F">
        <w:rPr>
          <w:rFonts w:ascii="Courier New" w:eastAsia="Fira Mono" w:hAnsi="Courier New" w:cs="Courier New"/>
          <w:sz w:val="18"/>
          <w:szCs w:val="18"/>
        </w:rPr>
        <w:t>(columns=["classifier", "accuracy", "precision", "recall", "fscore"])</w:t>
      </w:r>
    </w:p>
    <w:p w14:paraId="04828B8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df_tfidf["classifier"] = </w:t>
      </w:r>
      <w:proofErr w:type="gramStart"/>
      <w:r w:rsidRPr="0046403F">
        <w:rPr>
          <w:rFonts w:ascii="Courier New" w:eastAsia="Fira Mono" w:hAnsi="Courier New" w:cs="Courier New"/>
          <w:sz w:val="18"/>
          <w:szCs w:val="18"/>
        </w:rPr>
        <w:t>classifiers.keys</w:t>
      </w:r>
      <w:proofErr w:type="gramEnd"/>
      <w:r w:rsidRPr="0046403F">
        <w:rPr>
          <w:rFonts w:ascii="Courier New" w:eastAsia="Fira Mono" w:hAnsi="Courier New" w:cs="Courier New"/>
          <w:sz w:val="18"/>
          <w:szCs w:val="18"/>
        </w:rPr>
        <w:t>()</w:t>
      </w:r>
    </w:p>
    <w:p w14:paraId="1F2EC41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df_tfidf.set_index(["classifier"], inplace=True)</w:t>
      </w:r>
    </w:p>
    <w:p w14:paraId="60261D64" w14:textId="77777777" w:rsidR="00070025" w:rsidRPr="0046403F" w:rsidRDefault="00070025">
      <w:pPr>
        <w:spacing w:after="0" w:line="240" w:lineRule="auto"/>
        <w:rPr>
          <w:rFonts w:ascii="Courier New" w:eastAsia="Fira Mono" w:hAnsi="Courier New" w:cs="Courier New"/>
          <w:sz w:val="18"/>
          <w:szCs w:val="18"/>
        </w:rPr>
      </w:pPr>
    </w:p>
    <w:p w14:paraId="3142808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tfidf = TfidfVectorizer(ngram_range=(1,1)</w:t>
      </w:r>
      <w:proofErr w:type="gramStart"/>
      <w:r w:rsidRPr="0046403F">
        <w:rPr>
          <w:rFonts w:ascii="Courier New" w:eastAsia="Fira Mono" w:hAnsi="Courier New" w:cs="Courier New"/>
          <w:sz w:val="18"/>
          <w:szCs w:val="18"/>
        </w:rPr>
        <w:t>).fit</w:t>
      </w:r>
      <w:proofErr w:type="gramEnd"/>
      <w:r w:rsidRPr="0046403F">
        <w:rPr>
          <w:rFonts w:ascii="Courier New" w:eastAsia="Fira Mono" w:hAnsi="Courier New" w:cs="Courier New"/>
          <w:sz w:val="18"/>
          <w:szCs w:val="18"/>
        </w:rPr>
        <w:t>_transform(reviews)</w:t>
      </w:r>
    </w:p>
    <w:p w14:paraId="5F48ECB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tfidf_split = train_test_</w:t>
      </w:r>
      <w:proofErr w:type="gramStart"/>
      <w:r w:rsidRPr="0046403F">
        <w:rPr>
          <w:rFonts w:ascii="Courier New" w:eastAsia="Fira Mono" w:hAnsi="Courier New" w:cs="Courier New"/>
          <w:sz w:val="18"/>
          <w:szCs w:val="18"/>
        </w:rPr>
        <w:t>split(</w:t>
      </w:r>
      <w:proofErr w:type="gramEnd"/>
      <w:r w:rsidRPr="0046403F">
        <w:rPr>
          <w:rFonts w:ascii="Courier New" w:eastAsia="Fira Mono" w:hAnsi="Courier New" w:cs="Courier New"/>
          <w:sz w:val="18"/>
          <w:szCs w:val="18"/>
        </w:rPr>
        <w:t>tfidf, sentiment, test_size=0.25, random_state=5)</w:t>
      </w:r>
    </w:p>
    <w:p w14:paraId="0BAF15FC" w14:textId="77777777" w:rsidR="00070025" w:rsidRPr="0046403F" w:rsidRDefault="00070025">
      <w:pPr>
        <w:spacing w:after="0" w:line="240" w:lineRule="auto"/>
        <w:rPr>
          <w:rFonts w:ascii="Courier New" w:eastAsia="Fira Mono" w:hAnsi="Courier New" w:cs="Courier New"/>
          <w:sz w:val="18"/>
          <w:szCs w:val="18"/>
        </w:rPr>
      </w:pPr>
    </w:p>
    <w:p w14:paraId="56EB19A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for i, (key, classifier) in enumerate(</w:t>
      </w:r>
      <w:proofErr w:type="gramStart"/>
      <w:r w:rsidRPr="0046403F">
        <w:rPr>
          <w:rFonts w:ascii="Courier New" w:eastAsia="Fira Mono" w:hAnsi="Courier New" w:cs="Courier New"/>
          <w:sz w:val="18"/>
          <w:szCs w:val="18"/>
        </w:rPr>
        <w:t>classifiers.items</w:t>
      </w:r>
      <w:proofErr w:type="gramEnd"/>
      <w:r w:rsidRPr="0046403F">
        <w:rPr>
          <w:rFonts w:ascii="Courier New" w:eastAsia="Fira Mono" w:hAnsi="Courier New" w:cs="Courier New"/>
          <w:sz w:val="18"/>
          <w:szCs w:val="18"/>
        </w:rPr>
        <w:t>()):</w:t>
      </w:r>
    </w:p>
    <w:p w14:paraId="1444AD0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scores = sentiment_</w:t>
      </w:r>
      <w:proofErr w:type="gramStart"/>
      <w:r w:rsidRPr="0046403F">
        <w:rPr>
          <w:rFonts w:ascii="Courier New" w:eastAsia="Fira Mono" w:hAnsi="Courier New" w:cs="Courier New"/>
          <w:sz w:val="18"/>
          <w:szCs w:val="18"/>
        </w:rPr>
        <w:t>analysis(</w:t>
      </w:r>
      <w:proofErr w:type="gramEnd"/>
      <w:r w:rsidRPr="0046403F">
        <w:rPr>
          <w:rFonts w:ascii="Courier New" w:eastAsia="Fira Mono" w:hAnsi="Courier New" w:cs="Courier New"/>
          <w:sz w:val="18"/>
          <w:szCs w:val="18"/>
        </w:rPr>
        <w:t>classifier, tfidf_split)[0]</w:t>
      </w:r>
    </w:p>
    <w:p w14:paraId="29ADF12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lastRenderedPageBreak/>
        <w:t xml:space="preserve">    df_</w:t>
      </w:r>
      <w:proofErr w:type="gramStart"/>
      <w:r w:rsidRPr="0046403F">
        <w:rPr>
          <w:rFonts w:ascii="Courier New" w:eastAsia="Fira Mono" w:hAnsi="Courier New" w:cs="Courier New"/>
          <w:sz w:val="18"/>
          <w:szCs w:val="18"/>
        </w:rPr>
        <w:t>tfidf.iloc</w:t>
      </w:r>
      <w:proofErr w:type="gramEnd"/>
      <w:r w:rsidRPr="0046403F">
        <w:rPr>
          <w:rFonts w:ascii="Courier New" w:eastAsia="Fira Mono" w:hAnsi="Courier New" w:cs="Courier New"/>
          <w:sz w:val="18"/>
          <w:szCs w:val="18"/>
        </w:rPr>
        <w:t>[i,:] = scores</w:t>
      </w:r>
    </w:p>
    <w:p w14:paraId="110A482E" w14:textId="77777777" w:rsidR="00070025" w:rsidRPr="0046403F" w:rsidRDefault="00070025">
      <w:pPr>
        <w:spacing w:after="0" w:line="240" w:lineRule="auto"/>
        <w:rPr>
          <w:rFonts w:ascii="Courier New" w:eastAsia="Fira Mono" w:hAnsi="Courier New" w:cs="Courier New"/>
          <w:sz w:val="18"/>
          <w:szCs w:val="18"/>
        </w:rPr>
      </w:pPr>
    </w:p>
    <w:p w14:paraId="527FD7B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df_tfidf</w:t>
      </w:r>
    </w:p>
    <w:p w14:paraId="0D835A81" w14:textId="77777777" w:rsidR="00070025" w:rsidRPr="0046403F" w:rsidRDefault="00070025">
      <w:pPr>
        <w:spacing w:after="0" w:line="240" w:lineRule="auto"/>
        <w:rPr>
          <w:rFonts w:ascii="Courier New" w:eastAsia="Fira Mono" w:hAnsi="Courier New" w:cs="Courier New"/>
          <w:sz w:val="18"/>
          <w:szCs w:val="18"/>
        </w:rPr>
      </w:pPr>
    </w:p>
    <w:p w14:paraId="0333C43C"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print(</w:t>
      </w:r>
      <w:proofErr w:type="gramEnd"/>
      <w:r w:rsidRPr="0046403F">
        <w:rPr>
          <w:rFonts w:ascii="Courier New" w:eastAsia="Fira Mono" w:hAnsi="Courier New" w:cs="Courier New"/>
          <w:sz w:val="18"/>
          <w:szCs w:val="18"/>
        </w:rPr>
        <w:t>f"Average Accuracy    = {df_scores['accuracy'].mean():.3f}")</w:t>
      </w:r>
    </w:p>
    <w:p w14:paraId="73FBDC34"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print(</w:t>
      </w:r>
      <w:proofErr w:type="gramEnd"/>
      <w:r w:rsidRPr="0046403F">
        <w:rPr>
          <w:rFonts w:ascii="Courier New" w:eastAsia="Fira Mono" w:hAnsi="Courier New" w:cs="Courier New"/>
          <w:sz w:val="18"/>
          <w:szCs w:val="18"/>
        </w:rPr>
        <w:t>f"Average Precision   = {df_scores['precision'].mean():.3f}")</w:t>
      </w:r>
    </w:p>
    <w:p w14:paraId="203BAFC1"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print(</w:t>
      </w:r>
      <w:proofErr w:type="gramEnd"/>
      <w:r w:rsidRPr="0046403F">
        <w:rPr>
          <w:rFonts w:ascii="Courier New" w:eastAsia="Fira Mono" w:hAnsi="Courier New" w:cs="Courier New"/>
          <w:sz w:val="18"/>
          <w:szCs w:val="18"/>
        </w:rPr>
        <w:t>f"Average Recall      = {df_scores['recall'].mean():.3f}")</w:t>
      </w:r>
    </w:p>
    <w:p w14:paraId="2CD24912"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print(</w:t>
      </w:r>
      <w:proofErr w:type="gramEnd"/>
      <w:r w:rsidRPr="0046403F">
        <w:rPr>
          <w:rFonts w:ascii="Courier New" w:eastAsia="Fira Mono" w:hAnsi="Courier New" w:cs="Courier New"/>
          <w:sz w:val="18"/>
          <w:szCs w:val="18"/>
        </w:rPr>
        <w:t>f"Average F-Score     = {df_scores['fscore'].mean():.3f}")</w:t>
      </w:r>
    </w:p>
    <w:p w14:paraId="1A49F5BB" w14:textId="77777777" w:rsidR="00070025" w:rsidRPr="0046403F" w:rsidRDefault="00070025">
      <w:pPr>
        <w:spacing w:after="0" w:line="240" w:lineRule="auto"/>
        <w:rPr>
          <w:rFonts w:ascii="Courier New" w:eastAsia="Fira Mono" w:hAnsi="Courier New" w:cs="Courier New"/>
          <w:sz w:val="18"/>
          <w:szCs w:val="18"/>
        </w:rPr>
      </w:pPr>
    </w:p>
    <w:p w14:paraId="2264D7A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CountVectorizer and TfidfVectorizer Accuracy Comparisson</w:t>
      </w:r>
    </w:p>
    <w:p w14:paraId="11B12D62"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vectorizer_comp = </w:t>
      </w:r>
      <w:proofErr w:type="gramStart"/>
      <w:r w:rsidRPr="0046403F">
        <w:rPr>
          <w:rFonts w:ascii="Courier New" w:eastAsia="Fira Mono" w:hAnsi="Courier New" w:cs="Courier New"/>
          <w:sz w:val="18"/>
          <w:szCs w:val="18"/>
        </w:rPr>
        <w:t>pd.DataFrame</w:t>
      </w:r>
      <w:proofErr w:type="gramEnd"/>
      <w:r w:rsidRPr="0046403F">
        <w:rPr>
          <w:rFonts w:ascii="Courier New" w:eastAsia="Fira Mono" w:hAnsi="Courier New" w:cs="Courier New"/>
          <w:sz w:val="18"/>
          <w:szCs w:val="18"/>
        </w:rPr>
        <w:t>()</w:t>
      </w:r>
    </w:p>
    <w:p w14:paraId="5526BFA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vectorizer_comp["CountVectorizer"] = df_scores["accuracy"]</w:t>
      </w:r>
    </w:p>
    <w:p w14:paraId="4A9416B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vectorizer_comp["TfidfVectorizer"] = df_tfidf["accuracy"]</w:t>
      </w:r>
    </w:p>
    <w:p w14:paraId="2E38D755" w14:textId="77777777" w:rsidR="00070025" w:rsidRPr="0046403F" w:rsidRDefault="00070025">
      <w:pPr>
        <w:spacing w:after="0" w:line="240" w:lineRule="auto"/>
        <w:rPr>
          <w:rFonts w:ascii="Courier New" w:eastAsia="Fira Mono" w:hAnsi="Courier New" w:cs="Courier New"/>
          <w:sz w:val="18"/>
          <w:szCs w:val="18"/>
        </w:rPr>
      </w:pPr>
    </w:p>
    <w:p w14:paraId="55A991B9"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print("Accuracy")</w:t>
      </w:r>
    </w:p>
    <w:p w14:paraId="654848BC"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print(</w:t>
      </w:r>
      <w:proofErr w:type="gramEnd"/>
      <w:r w:rsidRPr="0046403F">
        <w:rPr>
          <w:rFonts w:ascii="Courier New" w:eastAsia="Fira Mono" w:hAnsi="Courier New" w:cs="Courier New"/>
          <w:sz w:val="18"/>
          <w:szCs w:val="18"/>
        </w:rPr>
        <w:t>"CountVectorizer   = ", vectorizer_comp["CountVectorizer"].mean())</w:t>
      </w:r>
    </w:p>
    <w:p w14:paraId="211B4F08"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print(</w:t>
      </w:r>
      <w:proofErr w:type="gramEnd"/>
      <w:r w:rsidRPr="0046403F">
        <w:rPr>
          <w:rFonts w:ascii="Courier New" w:eastAsia="Fira Mono" w:hAnsi="Courier New" w:cs="Courier New"/>
          <w:sz w:val="18"/>
          <w:szCs w:val="18"/>
        </w:rPr>
        <w:t>"TfidfVectorizer   = ", vectorizer_comp["TfidfVectorizer"].mean())</w:t>
      </w:r>
    </w:p>
    <w:p w14:paraId="2FB3AD9D" w14:textId="77777777" w:rsidR="00070025" w:rsidRPr="0046403F" w:rsidRDefault="00070025">
      <w:pPr>
        <w:spacing w:after="0" w:line="240" w:lineRule="auto"/>
        <w:rPr>
          <w:rFonts w:ascii="Courier New" w:eastAsia="Fira Mono" w:hAnsi="Courier New" w:cs="Courier New"/>
          <w:sz w:val="18"/>
          <w:szCs w:val="18"/>
        </w:rPr>
      </w:pPr>
    </w:p>
    <w:p w14:paraId="1B18335C"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vectorizer_comp</w:t>
      </w:r>
    </w:p>
    <w:p w14:paraId="0A77034D" w14:textId="77777777" w:rsidR="00070025" w:rsidRPr="0046403F" w:rsidRDefault="00070025">
      <w:pPr>
        <w:spacing w:after="0" w:line="240" w:lineRule="auto"/>
        <w:rPr>
          <w:rFonts w:ascii="Courier New" w:eastAsia="Fira Mono" w:hAnsi="Courier New" w:cs="Courier New"/>
          <w:sz w:val="18"/>
          <w:szCs w:val="18"/>
        </w:rPr>
      </w:pPr>
    </w:p>
    <w:p w14:paraId="12C6614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def get_tfidf_</w:t>
      </w:r>
      <w:proofErr w:type="gramStart"/>
      <w:r w:rsidRPr="0046403F">
        <w:rPr>
          <w:rFonts w:ascii="Courier New" w:eastAsia="Fira Mono" w:hAnsi="Courier New" w:cs="Courier New"/>
          <w:sz w:val="18"/>
          <w:szCs w:val="18"/>
        </w:rPr>
        <w:t>score(</w:t>
      </w:r>
      <w:proofErr w:type="gramEnd"/>
      <w:r w:rsidRPr="0046403F">
        <w:rPr>
          <w:rFonts w:ascii="Courier New" w:eastAsia="Fira Mono" w:hAnsi="Courier New" w:cs="Courier New"/>
          <w:sz w:val="18"/>
          <w:szCs w:val="18"/>
        </w:rPr>
        <w:t>corpus, n=5):</w:t>
      </w:r>
    </w:p>
    <w:p w14:paraId="5F8E1B5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get top n terms with highest tf-idf score """</w:t>
      </w:r>
    </w:p>
    <w:p w14:paraId="69BB7D7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tfidf_vectorizer=TfidfVectorizer(use_idf=True)</w:t>
      </w:r>
    </w:p>
    <w:p w14:paraId="58C94C8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tfidf_vectorizer_vectors=tfidf_vectorizer.fit_transform(corpus)</w:t>
      </w:r>
    </w:p>
    <w:p w14:paraId="3D8961A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get transformed feature names</w:t>
      </w:r>
    </w:p>
    <w:p w14:paraId="5A75487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features = tfidf_vectorizer.get_feature_names_</w:t>
      </w:r>
      <w:proofErr w:type="gramStart"/>
      <w:r w:rsidRPr="0046403F">
        <w:rPr>
          <w:rFonts w:ascii="Courier New" w:eastAsia="Fira Mono" w:hAnsi="Courier New" w:cs="Courier New"/>
          <w:sz w:val="18"/>
          <w:szCs w:val="18"/>
        </w:rPr>
        <w:t>out(</w:t>
      </w:r>
      <w:proofErr w:type="gramEnd"/>
      <w:r w:rsidRPr="0046403F">
        <w:rPr>
          <w:rFonts w:ascii="Courier New" w:eastAsia="Fira Mono" w:hAnsi="Courier New" w:cs="Courier New"/>
          <w:sz w:val="18"/>
          <w:szCs w:val="18"/>
        </w:rPr>
        <w:t>)</w:t>
      </w:r>
    </w:p>
    <w:p w14:paraId="606A11E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get the first vector out (for the first document)</w:t>
      </w:r>
    </w:p>
    <w:p w14:paraId="603D19B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first_vector_tfidfvectorizer = tfidf_vectorizer_</w:t>
      </w:r>
      <w:proofErr w:type="gramStart"/>
      <w:r w:rsidRPr="0046403F">
        <w:rPr>
          <w:rFonts w:ascii="Courier New" w:eastAsia="Fira Mono" w:hAnsi="Courier New" w:cs="Courier New"/>
          <w:sz w:val="18"/>
          <w:szCs w:val="18"/>
        </w:rPr>
        <w:t>vectors[</w:t>
      </w:r>
      <w:proofErr w:type="gramEnd"/>
      <w:r w:rsidRPr="0046403F">
        <w:rPr>
          <w:rFonts w:ascii="Courier New" w:eastAsia="Fira Mono" w:hAnsi="Courier New" w:cs="Courier New"/>
          <w:sz w:val="18"/>
          <w:szCs w:val="18"/>
        </w:rPr>
        <w:t>0]</w:t>
      </w:r>
    </w:p>
    <w:p w14:paraId="230F682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store tfidf scores to dataframe</w:t>
      </w:r>
    </w:p>
    <w:p w14:paraId="211C6E2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df_tfidf = </w:t>
      </w:r>
      <w:proofErr w:type="gramStart"/>
      <w:r w:rsidRPr="0046403F">
        <w:rPr>
          <w:rFonts w:ascii="Courier New" w:eastAsia="Fira Mono" w:hAnsi="Courier New" w:cs="Courier New"/>
          <w:sz w:val="18"/>
          <w:szCs w:val="18"/>
        </w:rPr>
        <w:t>pd.DataFrame</w:t>
      </w:r>
      <w:proofErr w:type="gramEnd"/>
      <w:r w:rsidRPr="0046403F">
        <w:rPr>
          <w:rFonts w:ascii="Courier New" w:eastAsia="Fira Mono" w:hAnsi="Courier New" w:cs="Courier New"/>
          <w:sz w:val="18"/>
          <w:szCs w:val="18"/>
        </w:rPr>
        <w:t xml:space="preserve">(first_vector_tfidfvectorizer.T.todense(), </w:t>
      </w:r>
    </w:p>
    <w:p w14:paraId="5AB98B0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index= features, columns=["tfidf_score"])</w:t>
      </w:r>
    </w:p>
    <w:p w14:paraId="1B18723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sort by score</w:t>
      </w:r>
    </w:p>
    <w:p w14:paraId="13E2E24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df_</w:t>
      </w:r>
      <w:proofErr w:type="gramStart"/>
      <w:r w:rsidRPr="0046403F">
        <w:rPr>
          <w:rFonts w:ascii="Courier New" w:eastAsia="Fira Mono" w:hAnsi="Courier New" w:cs="Courier New"/>
          <w:sz w:val="18"/>
          <w:szCs w:val="18"/>
        </w:rPr>
        <w:t>tfidf.sort</w:t>
      </w:r>
      <w:proofErr w:type="gramEnd"/>
      <w:r w:rsidRPr="0046403F">
        <w:rPr>
          <w:rFonts w:ascii="Courier New" w:eastAsia="Fira Mono" w:hAnsi="Courier New" w:cs="Courier New"/>
          <w:sz w:val="18"/>
          <w:szCs w:val="18"/>
        </w:rPr>
        <w:t>_values(by=["tfidf_score"], ascending=False, inplace=True)</w:t>
      </w:r>
    </w:p>
    <w:p w14:paraId="020EA08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df_</w:t>
      </w:r>
      <w:proofErr w:type="gramStart"/>
      <w:r w:rsidRPr="0046403F">
        <w:rPr>
          <w:rFonts w:ascii="Courier New" w:eastAsia="Fira Mono" w:hAnsi="Courier New" w:cs="Courier New"/>
          <w:sz w:val="18"/>
          <w:szCs w:val="18"/>
        </w:rPr>
        <w:t>tfidf.head</w:t>
      </w:r>
      <w:proofErr w:type="gramEnd"/>
      <w:r w:rsidRPr="0046403F">
        <w:rPr>
          <w:rFonts w:ascii="Courier New" w:eastAsia="Fira Mono" w:hAnsi="Courier New" w:cs="Courier New"/>
          <w:sz w:val="18"/>
          <w:szCs w:val="18"/>
        </w:rPr>
        <w:t>(n)</w:t>
      </w:r>
    </w:p>
    <w:p w14:paraId="0630DE0B" w14:textId="77777777" w:rsidR="00070025" w:rsidRPr="0046403F" w:rsidRDefault="00070025">
      <w:pPr>
        <w:spacing w:after="0" w:line="240" w:lineRule="auto"/>
        <w:rPr>
          <w:rFonts w:ascii="Courier New" w:eastAsia="Fira Mono" w:hAnsi="Courier New" w:cs="Courier New"/>
          <w:sz w:val="18"/>
          <w:szCs w:val="18"/>
        </w:rPr>
      </w:pPr>
    </w:p>
    <w:p w14:paraId="1BC309A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get_tfidf_</w:t>
      </w:r>
      <w:proofErr w:type="gramStart"/>
      <w:r w:rsidRPr="0046403F">
        <w:rPr>
          <w:rFonts w:ascii="Courier New" w:eastAsia="Fira Mono" w:hAnsi="Courier New" w:cs="Courier New"/>
          <w:sz w:val="18"/>
          <w:szCs w:val="18"/>
        </w:rPr>
        <w:t>score(</w:t>
      </w:r>
      <w:proofErr w:type="gramEnd"/>
      <w:r w:rsidRPr="0046403F">
        <w:rPr>
          <w:rFonts w:ascii="Courier New" w:eastAsia="Fira Mono" w:hAnsi="Courier New" w:cs="Courier New"/>
          <w:sz w:val="18"/>
          <w:szCs w:val="18"/>
        </w:rPr>
        <w:t>reviews, 10)</w:t>
      </w:r>
    </w:p>
    <w:p w14:paraId="24569C09" w14:textId="77777777" w:rsidR="00070025" w:rsidRPr="0046403F" w:rsidRDefault="00070025">
      <w:pPr>
        <w:spacing w:after="0" w:line="240" w:lineRule="auto"/>
        <w:rPr>
          <w:rFonts w:ascii="Courier New" w:eastAsia="Fira Mono" w:hAnsi="Courier New" w:cs="Courier New"/>
          <w:sz w:val="18"/>
          <w:szCs w:val="18"/>
        </w:rPr>
      </w:pPr>
    </w:p>
    <w:p w14:paraId="29ACD55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5.2 Trying different n-gram"""</w:t>
      </w:r>
    </w:p>
    <w:p w14:paraId="6680E7B8" w14:textId="77777777" w:rsidR="00070025" w:rsidRPr="0046403F" w:rsidRDefault="00070025">
      <w:pPr>
        <w:spacing w:after="0" w:line="240" w:lineRule="auto"/>
        <w:rPr>
          <w:rFonts w:ascii="Courier New" w:eastAsia="Fira Mono" w:hAnsi="Courier New" w:cs="Courier New"/>
          <w:sz w:val="18"/>
          <w:szCs w:val="18"/>
        </w:rPr>
      </w:pPr>
    </w:p>
    <w:p w14:paraId="7A466B2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def get_most_frequent_</w:t>
      </w:r>
      <w:proofErr w:type="gramStart"/>
      <w:r w:rsidRPr="0046403F">
        <w:rPr>
          <w:rFonts w:ascii="Courier New" w:eastAsia="Fira Mono" w:hAnsi="Courier New" w:cs="Courier New"/>
          <w:sz w:val="18"/>
          <w:szCs w:val="18"/>
        </w:rPr>
        <w:t>words(</w:t>
      </w:r>
      <w:proofErr w:type="gramEnd"/>
      <w:r w:rsidRPr="0046403F">
        <w:rPr>
          <w:rFonts w:ascii="Courier New" w:eastAsia="Fira Mono" w:hAnsi="Courier New" w:cs="Courier New"/>
          <w:sz w:val="18"/>
          <w:szCs w:val="18"/>
        </w:rPr>
        <w:t>corpus, ngram, n=10):</w:t>
      </w:r>
    </w:p>
    <w:p w14:paraId="7A8894B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get top n words in text corpus by its occurrence """</w:t>
      </w:r>
    </w:p>
    <w:p w14:paraId="64BE5ED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vec = </w:t>
      </w:r>
      <w:proofErr w:type="gramStart"/>
      <w:r w:rsidRPr="0046403F">
        <w:rPr>
          <w:rFonts w:ascii="Courier New" w:eastAsia="Fira Mono" w:hAnsi="Courier New" w:cs="Courier New"/>
          <w:sz w:val="18"/>
          <w:szCs w:val="18"/>
        </w:rPr>
        <w:t>CountVectorizer(</w:t>
      </w:r>
      <w:proofErr w:type="gramEnd"/>
      <w:r w:rsidRPr="0046403F">
        <w:rPr>
          <w:rFonts w:ascii="Courier New" w:eastAsia="Fira Mono" w:hAnsi="Courier New" w:cs="Courier New"/>
          <w:sz w:val="18"/>
          <w:szCs w:val="18"/>
        </w:rPr>
        <w:t>ngram_range = (ngram, ngram)).fit(corpus)</w:t>
      </w:r>
    </w:p>
    <w:p w14:paraId="76492BA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bag_of_words = </w:t>
      </w:r>
      <w:proofErr w:type="gramStart"/>
      <w:r w:rsidRPr="0046403F">
        <w:rPr>
          <w:rFonts w:ascii="Courier New" w:eastAsia="Fira Mono" w:hAnsi="Courier New" w:cs="Courier New"/>
          <w:sz w:val="18"/>
          <w:szCs w:val="18"/>
        </w:rPr>
        <w:t>vec.transform</w:t>
      </w:r>
      <w:proofErr w:type="gramEnd"/>
      <w:r w:rsidRPr="0046403F">
        <w:rPr>
          <w:rFonts w:ascii="Courier New" w:eastAsia="Fira Mono" w:hAnsi="Courier New" w:cs="Courier New"/>
          <w:sz w:val="18"/>
          <w:szCs w:val="18"/>
        </w:rPr>
        <w:t>(corpus)</w:t>
      </w:r>
    </w:p>
    <w:p w14:paraId="701CA5C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sum of each word occurence</w:t>
      </w:r>
    </w:p>
    <w:p w14:paraId="16114DF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sum_words = bag_of_words.sum(axis=0) </w:t>
      </w:r>
    </w:p>
    <w:p w14:paraId="30E8C1E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words_freq = [(word, sum_</w:t>
      </w:r>
      <w:proofErr w:type="gramStart"/>
      <w:r w:rsidRPr="0046403F">
        <w:rPr>
          <w:rFonts w:ascii="Courier New" w:eastAsia="Fira Mono" w:hAnsi="Courier New" w:cs="Courier New"/>
          <w:sz w:val="18"/>
          <w:szCs w:val="18"/>
        </w:rPr>
        <w:t>words[</w:t>
      </w:r>
      <w:proofErr w:type="gramEnd"/>
      <w:r w:rsidRPr="0046403F">
        <w:rPr>
          <w:rFonts w:ascii="Courier New" w:eastAsia="Fira Mono" w:hAnsi="Courier New" w:cs="Courier New"/>
          <w:sz w:val="18"/>
          <w:szCs w:val="18"/>
        </w:rPr>
        <w:t>0, i]) for word, i in vec.vocabulary_.items()]</w:t>
      </w:r>
    </w:p>
    <w:p w14:paraId="6C63146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sort by occurrence </w:t>
      </w:r>
    </w:p>
    <w:p w14:paraId="3012A5A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words_freq = </w:t>
      </w:r>
      <w:proofErr w:type="gramStart"/>
      <w:r w:rsidRPr="0046403F">
        <w:rPr>
          <w:rFonts w:ascii="Courier New" w:eastAsia="Fira Mono" w:hAnsi="Courier New" w:cs="Courier New"/>
          <w:sz w:val="18"/>
          <w:szCs w:val="18"/>
        </w:rPr>
        <w:t>sorted(</w:t>
      </w:r>
      <w:proofErr w:type="gramEnd"/>
      <w:r w:rsidRPr="0046403F">
        <w:rPr>
          <w:rFonts w:ascii="Courier New" w:eastAsia="Fira Mono" w:hAnsi="Courier New" w:cs="Courier New"/>
          <w:sz w:val="18"/>
          <w:szCs w:val="18"/>
        </w:rPr>
        <w:t>words_freq, key = lambda x: x[1], reverse = True)</w:t>
      </w:r>
    </w:p>
    <w:p w14:paraId="566B049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convert to dataframe</w:t>
      </w:r>
    </w:p>
    <w:p w14:paraId="629AE7E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freq_words = </w:t>
      </w:r>
      <w:proofErr w:type="gramStart"/>
      <w:r w:rsidRPr="0046403F">
        <w:rPr>
          <w:rFonts w:ascii="Courier New" w:eastAsia="Fira Mono" w:hAnsi="Courier New" w:cs="Courier New"/>
          <w:sz w:val="18"/>
          <w:szCs w:val="18"/>
        </w:rPr>
        <w:t>pd.DataFrame</w:t>
      </w:r>
      <w:proofErr w:type="gramEnd"/>
      <w:r w:rsidRPr="0046403F">
        <w:rPr>
          <w:rFonts w:ascii="Courier New" w:eastAsia="Fira Mono" w:hAnsi="Courier New" w:cs="Courier New"/>
          <w:sz w:val="18"/>
          <w:szCs w:val="18"/>
        </w:rPr>
        <w:t>(words_freq[:n], columns=["word", "count"])</w:t>
      </w:r>
    </w:p>
    <w:p w14:paraId="6BC019E1" w14:textId="77777777" w:rsidR="00070025" w:rsidRPr="0046403F" w:rsidRDefault="00070025">
      <w:pPr>
        <w:spacing w:after="0" w:line="240" w:lineRule="auto"/>
        <w:rPr>
          <w:rFonts w:ascii="Courier New" w:eastAsia="Fira Mono" w:hAnsi="Courier New" w:cs="Courier New"/>
          <w:sz w:val="18"/>
          <w:szCs w:val="18"/>
        </w:rPr>
      </w:pPr>
    </w:p>
    <w:p w14:paraId="43ADC21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freq_words</w:t>
      </w:r>
    </w:p>
    <w:p w14:paraId="7BFB3E1F" w14:textId="77777777" w:rsidR="00070025" w:rsidRPr="0046403F" w:rsidRDefault="00070025">
      <w:pPr>
        <w:spacing w:after="0" w:line="240" w:lineRule="auto"/>
        <w:rPr>
          <w:rFonts w:ascii="Courier New" w:eastAsia="Fira Mono" w:hAnsi="Courier New" w:cs="Courier New"/>
          <w:sz w:val="18"/>
          <w:szCs w:val="18"/>
        </w:rPr>
      </w:pPr>
    </w:p>
    <w:p w14:paraId="708B28B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shows most frequest words by n-gram</w:t>
      </w:r>
    </w:p>
    <w:p w14:paraId="25A4EAD7"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print(</w:t>
      </w:r>
      <w:proofErr w:type="gramEnd"/>
      <w:r w:rsidRPr="0046403F">
        <w:rPr>
          <w:rFonts w:ascii="Courier New" w:eastAsia="Fira Mono" w:hAnsi="Courier New" w:cs="Courier New"/>
          <w:sz w:val="18"/>
          <w:szCs w:val="18"/>
        </w:rPr>
        <w:t>f"Unigram : \n {get_most_frequent_words(reviews, ngram=1)}\n")</w:t>
      </w:r>
    </w:p>
    <w:p w14:paraId="42D1FA2B"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print(</w:t>
      </w:r>
      <w:proofErr w:type="gramEnd"/>
      <w:r w:rsidRPr="0046403F">
        <w:rPr>
          <w:rFonts w:ascii="Courier New" w:eastAsia="Fira Mono" w:hAnsi="Courier New" w:cs="Courier New"/>
          <w:sz w:val="18"/>
          <w:szCs w:val="18"/>
        </w:rPr>
        <w:t>f"Bigram  : \n {get_most_frequent_words(reviews, ngram=2)}\n")</w:t>
      </w:r>
    </w:p>
    <w:p w14:paraId="0C772914"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print(</w:t>
      </w:r>
      <w:proofErr w:type="gramEnd"/>
      <w:r w:rsidRPr="0046403F">
        <w:rPr>
          <w:rFonts w:ascii="Courier New" w:eastAsia="Fira Mono" w:hAnsi="Courier New" w:cs="Courier New"/>
          <w:sz w:val="18"/>
          <w:szCs w:val="18"/>
        </w:rPr>
        <w:t>f"Trigram : \n {get_most_frequent_words(reviews, ngram=3)}")</w:t>
      </w:r>
    </w:p>
    <w:p w14:paraId="526F957E" w14:textId="77777777" w:rsidR="00070025" w:rsidRPr="0046403F" w:rsidRDefault="00070025">
      <w:pPr>
        <w:spacing w:after="0" w:line="240" w:lineRule="auto"/>
        <w:rPr>
          <w:rFonts w:ascii="Courier New" w:eastAsia="Fira Mono" w:hAnsi="Courier New" w:cs="Courier New"/>
          <w:sz w:val="18"/>
          <w:szCs w:val="18"/>
        </w:rPr>
      </w:pPr>
    </w:p>
    <w:p w14:paraId="1DC6E99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def acc_with_different_</w:t>
      </w:r>
      <w:proofErr w:type="gramStart"/>
      <w:r w:rsidRPr="0046403F">
        <w:rPr>
          <w:rFonts w:ascii="Courier New" w:eastAsia="Fira Mono" w:hAnsi="Courier New" w:cs="Courier New"/>
          <w:sz w:val="18"/>
          <w:szCs w:val="18"/>
        </w:rPr>
        <w:t>ngrams(</w:t>
      </w:r>
      <w:proofErr w:type="gramEnd"/>
      <w:r w:rsidRPr="0046403F">
        <w:rPr>
          <w:rFonts w:ascii="Courier New" w:eastAsia="Fira Mono" w:hAnsi="Courier New" w:cs="Courier New"/>
          <w:sz w:val="18"/>
          <w:szCs w:val="18"/>
        </w:rPr>
        <w:t>vectorizer, corpus, classifiers, ngram_start, ngram_stop):</w:t>
      </w:r>
    </w:p>
    <w:p w14:paraId="72FB8E5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create dataframe to store classifiers accuracy for each </w:t>
      </w:r>
      <w:proofErr w:type="gramStart"/>
      <w:r w:rsidRPr="0046403F">
        <w:rPr>
          <w:rFonts w:ascii="Courier New" w:eastAsia="Fira Mono" w:hAnsi="Courier New" w:cs="Courier New"/>
          <w:sz w:val="18"/>
          <w:szCs w:val="18"/>
        </w:rPr>
        <w:t>grams</w:t>
      </w:r>
      <w:proofErr w:type="gramEnd"/>
    </w:p>
    <w:p w14:paraId="37903C3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lastRenderedPageBreak/>
        <w:t xml:space="preserve">    df_ngrams = </w:t>
      </w:r>
      <w:proofErr w:type="gramStart"/>
      <w:r w:rsidRPr="0046403F">
        <w:rPr>
          <w:rFonts w:ascii="Courier New" w:eastAsia="Fira Mono" w:hAnsi="Courier New" w:cs="Courier New"/>
          <w:sz w:val="18"/>
          <w:szCs w:val="18"/>
        </w:rPr>
        <w:t>pd.DataFrame</w:t>
      </w:r>
      <w:proofErr w:type="gramEnd"/>
      <w:r w:rsidRPr="0046403F">
        <w:rPr>
          <w:rFonts w:ascii="Courier New" w:eastAsia="Fira Mono" w:hAnsi="Courier New" w:cs="Courier New"/>
          <w:sz w:val="18"/>
          <w:szCs w:val="18"/>
        </w:rPr>
        <w:t>(columns=["classifier", "unigram", "bigram", "trigram"])</w:t>
      </w:r>
    </w:p>
    <w:p w14:paraId="336365E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df_ngrams["classifier"] = </w:t>
      </w:r>
      <w:proofErr w:type="gramStart"/>
      <w:r w:rsidRPr="0046403F">
        <w:rPr>
          <w:rFonts w:ascii="Courier New" w:eastAsia="Fira Mono" w:hAnsi="Courier New" w:cs="Courier New"/>
          <w:sz w:val="18"/>
          <w:szCs w:val="18"/>
        </w:rPr>
        <w:t>classifiers.keys</w:t>
      </w:r>
      <w:proofErr w:type="gramEnd"/>
      <w:r w:rsidRPr="0046403F">
        <w:rPr>
          <w:rFonts w:ascii="Courier New" w:eastAsia="Fira Mono" w:hAnsi="Courier New" w:cs="Courier New"/>
          <w:sz w:val="18"/>
          <w:szCs w:val="18"/>
        </w:rPr>
        <w:t>()</w:t>
      </w:r>
    </w:p>
    <w:p w14:paraId="0748E07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df_ngrams.set_index(["classifier"], inplace=True)</w:t>
      </w:r>
    </w:p>
    <w:p w14:paraId="11D788F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perform calculation for each n-gram</w:t>
      </w:r>
    </w:p>
    <w:p w14:paraId="14AD9EB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for n in range(ngram_</w:t>
      </w:r>
      <w:proofErr w:type="gramStart"/>
      <w:r w:rsidRPr="0046403F">
        <w:rPr>
          <w:rFonts w:ascii="Courier New" w:eastAsia="Fira Mono" w:hAnsi="Courier New" w:cs="Courier New"/>
          <w:sz w:val="18"/>
          <w:szCs w:val="18"/>
        </w:rPr>
        <w:t>start,ngram</w:t>
      </w:r>
      <w:proofErr w:type="gramEnd"/>
      <w:r w:rsidRPr="0046403F">
        <w:rPr>
          <w:rFonts w:ascii="Courier New" w:eastAsia="Fira Mono" w:hAnsi="Courier New" w:cs="Courier New"/>
          <w:sz w:val="18"/>
          <w:szCs w:val="18"/>
        </w:rPr>
        <w:t>_stop+1):</w:t>
      </w:r>
    </w:p>
    <w:p w14:paraId="63AE43B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cv = vectorizer(ngram_range=(</w:t>
      </w:r>
      <w:proofErr w:type="gramStart"/>
      <w:r w:rsidRPr="0046403F">
        <w:rPr>
          <w:rFonts w:ascii="Courier New" w:eastAsia="Fira Mono" w:hAnsi="Courier New" w:cs="Courier New"/>
          <w:sz w:val="18"/>
          <w:szCs w:val="18"/>
        </w:rPr>
        <w:t>n,n</w:t>
      </w:r>
      <w:proofErr w:type="gramEnd"/>
      <w:r w:rsidRPr="0046403F">
        <w:rPr>
          <w:rFonts w:ascii="Courier New" w:eastAsia="Fira Mono" w:hAnsi="Courier New" w:cs="Courier New"/>
          <w:sz w:val="18"/>
          <w:szCs w:val="18"/>
        </w:rPr>
        <w:t>)).fit_transform(reviews)</w:t>
      </w:r>
    </w:p>
    <w:p w14:paraId="2F68CC0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cv_split = train_test_</w:t>
      </w:r>
      <w:proofErr w:type="gramStart"/>
      <w:r w:rsidRPr="0046403F">
        <w:rPr>
          <w:rFonts w:ascii="Courier New" w:eastAsia="Fira Mono" w:hAnsi="Courier New" w:cs="Courier New"/>
          <w:sz w:val="18"/>
          <w:szCs w:val="18"/>
        </w:rPr>
        <w:t>split(</w:t>
      </w:r>
      <w:proofErr w:type="gramEnd"/>
      <w:r w:rsidRPr="0046403F">
        <w:rPr>
          <w:rFonts w:ascii="Courier New" w:eastAsia="Fira Mono" w:hAnsi="Courier New" w:cs="Courier New"/>
          <w:sz w:val="18"/>
          <w:szCs w:val="18"/>
        </w:rPr>
        <w:t>cv, sentiment, test_size=0.2, random_state=5)</w:t>
      </w:r>
    </w:p>
    <w:p w14:paraId="6266F3E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 perform sentiment analysis for each classifier</w:t>
      </w:r>
    </w:p>
    <w:p w14:paraId="22A74E2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for i, (key, classifier) in enumerate(</w:t>
      </w:r>
      <w:proofErr w:type="gramStart"/>
      <w:r w:rsidRPr="0046403F">
        <w:rPr>
          <w:rFonts w:ascii="Courier New" w:eastAsia="Fira Mono" w:hAnsi="Courier New" w:cs="Courier New"/>
          <w:sz w:val="18"/>
          <w:szCs w:val="18"/>
        </w:rPr>
        <w:t>classifiers.items</w:t>
      </w:r>
      <w:proofErr w:type="gramEnd"/>
      <w:r w:rsidRPr="0046403F">
        <w:rPr>
          <w:rFonts w:ascii="Courier New" w:eastAsia="Fira Mono" w:hAnsi="Courier New" w:cs="Courier New"/>
          <w:sz w:val="18"/>
          <w:szCs w:val="18"/>
        </w:rPr>
        <w:t>()):</w:t>
      </w:r>
    </w:p>
    <w:p w14:paraId="076D8C8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accuracy = sentiment_</w:t>
      </w:r>
      <w:proofErr w:type="gramStart"/>
      <w:r w:rsidRPr="0046403F">
        <w:rPr>
          <w:rFonts w:ascii="Courier New" w:eastAsia="Fira Mono" w:hAnsi="Courier New" w:cs="Courier New"/>
          <w:sz w:val="18"/>
          <w:szCs w:val="18"/>
        </w:rPr>
        <w:t>analysis(</w:t>
      </w:r>
      <w:proofErr w:type="gramEnd"/>
      <w:r w:rsidRPr="0046403F">
        <w:rPr>
          <w:rFonts w:ascii="Courier New" w:eastAsia="Fira Mono" w:hAnsi="Courier New" w:cs="Courier New"/>
          <w:sz w:val="18"/>
          <w:szCs w:val="18"/>
        </w:rPr>
        <w:t>classifier, cv_split)[0][0]</w:t>
      </w:r>
    </w:p>
    <w:p w14:paraId="10B4DB8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df_</w:t>
      </w:r>
      <w:proofErr w:type="gramStart"/>
      <w:r w:rsidRPr="0046403F">
        <w:rPr>
          <w:rFonts w:ascii="Courier New" w:eastAsia="Fira Mono" w:hAnsi="Courier New" w:cs="Courier New"/>
          <w:sz w:val="18"/>
          <w:szCs w:val="18"/>
        </w:rPr>
        <w:t>ngrams.iloc</w:t>
      </w:r>
      <w:proofErr w:type="gramEnd"/>
      <w:r w:rsidRPr="0046403F">
        <w:rPr>
          <w:rFonts w:ascii="Courier New" w:eastAsia="Fira Mono" w:hAnsi="Courier New" w:cs="Courier New"/>
          <w:sz w:val="18"/>
          <w:szCs w:val="18"/>
        </w:rPr>
        <w:t>[i,n-1] = accuracy</w:t>
      </w:r>
    </w:p>
    <w:p w14:paraId="0556A4A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w:t>
      </w:r>
    </w:p>
    <w:p w14:paraId="67F6A57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return df_ngrams</w:t>
      </w:r>
    </w:p>
    <w:p w14:paraId="7C373639" w14:textId="77777777" w:rsidR="00070025" w:rsidRPr="0046403F" w:rsidRDefault="00070025">
      <w:pPr>
        <w:spacing w:after="0" w:line="240" w:lineRule="auto"/>
        <w:rPr>
          <w:rFonts w:ascii="Courier New" w:eastAsia="Fira Mono" w:hAnsi="Courier New" w:cs="Courier New"/>
          <w:sz w:val="18"/>
          <w:szCs w:val="18"/>
        </w:rPr>
      </w:pPr>
    </w:p>
    <w:p w14:paraId="6D28210A"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print(</w:t>
      </w:r>
      <w:proofErr w:type="gramEnd"/>
      <w:r w:rsidRPr="0046403F">
        <w:rPr>
          <w:rFonts w:ascii="Courier New" w:eastAsia="Fira Mono" w:hAnsi="Courier New" w:cs="Courier New"/>
          <w:sz w:val="18"/>
          <w:szCs w:val="18"/>
        </w:rPr>
        <w:t>"With CountVectorizer")</w:t>
      </w:r>
    </w:p>
    <w:p w14:paraId="3788720C"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print(</w:t>
      </w:r>
      <w:proofErr w:type="gramEnd"/>
      <w:r w:rsidRPr="0046403F">
        <w:rPr>
          <w:rFonts w:ascii="Courier New" w:eastAsia="Fira Mono" w:hAnsi="Courier New" w:cs="Courier New"/>
          <w:sz w:val="18"/>
          <w:szCs w:val="18"/>
        </w:rPr>
        <w:t>acc_with_different_ngrams(CountVectorizer, reviews, classifiers, 1, 3))</w:t>
      </w:r>
    </w:p>
    <w:p w14:paraId="088C021E"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print(</w:t>
      </w:r>
      <w:proofErr w:type="gramEnd"/>
      <w:r w:rsidRPr="0046403F">
        <w:rPr>
          <w:rFonts w:ascii="Courier New" w:eastAsia="Fira Mono" w:hAnsi="Courier New" w:cs="Courier New"/>
          <w:sz w:val="18"/>
          <w:szCs w:val="18"/>
        </w:rPr>
        <w:t>"\nWith TfidfVectorizer")</w:t>
      </w:r>
    </w:p>
    <w:p w14:paraId="7E39DE82" w14:textId="77777777" w:rsidR="00070025" w:rsidRPr="0046403F" w:rsidRDefault="008B7CCE">
      <w:pPr>
        <w:spacing w:after="0" w:line="240" w:lineRule="auto"/>
        <w:rPr>
          <w:rFonts w:ascii="Courier New" w:eastAsia="Fira Mono" w:hAnsi="Courier New" w:cs="Courier New"/>
          <w:sz w:val="18"/>
          <w:szCs w:val="18"/>
        </w:rPr>
      </w:pPr>
      <w:proofErr w:type="gramStart"/>
      <w:r w:rsidRPr="0046403F">
        <w:rPr>
          <w:rFonts w:ascii="Courier New" w:eastAsia="Fira Mono" w:hAnsi="Courier New" w:cs="Courier New"/>
          <w:sz w:val="18"/>
          <w:szCs w:val="18"/>
        </w:rPr>
        <w:t>print(</w:t>
      </w:r>
      <w:proofErr w:type="gramEnd"/>
      <w:r w:rsidRPr="0046403F">
        <w:rPr>
          <w:rFonts w:ascii="Courier New" w:eastAsia="Fira Mono" w:hAnsi="Courier New" w:cs="Courier New"/>
          <w:sz w:val="18"/>
          <w:szCs w:val="18"/>
        </w:rPr>
        <w:t>acc_with_different_ngrams(TfidfVectorizer, reviews, classifiers, 1, 3))</w:t>
      </w:r>
    </w:p>
    <w:p w14:paraId="0D1A287A" w14:textId="77777777" w:rsidR="00070025" w:rsidRPr="0046403F" w:rsidRDefault="00070025">
      <w:pPr>
        <w:spacing w:after="0" w:line="240" w:lineRule="auto"/>
        <w:rPr>
          <w:rFonts w:ascii="Courier New" w:eastAsia="Fira Mono" w:hAnsi="Courier New" w:cs="Courier New"/>
          <w:sz w:val="18"/>
          <w:szCs w:val="18"/>
        </w:rPr>
      </w:pPr>
    </w:p>
    <w:p w14:paraId="3F8F7E8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5.3 Different Data Split Percentage"""</w:t>
      </w:r>
    </w:p>
    <w:p w14:paraId="7EF6C3D5" w14:textId="77777777" w:rsidR="00070025" w:rsidRPr="0046403F" w:rsidRDefault="00070025">
      <w:pPr>
        <w:spacing w:after="0" w:line="240" w:lineRule="auto"/>
        <w:rPr>
          <w:rFonts w:ascii="Courier New" w:eastAsia="Fira Mono" w:hAnsi="Courier New" w:cs="Courier New"/>
          <w:sz w:val="18"/>
          <w:szCs w:val="18"/>
        </w:rPr>
      </w:pPr>
    </w:p>
    <w:p w14:paraId="5BC3AFB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for n in </w:t>
      </w:r>
      <w:proofErr w:type="gramStart"/>
      <w:r w:rsidRPr="0046403F">
        <w:rPr>
          <w:rFonts w:ascii="Courier New" w:eastAsia="Fira Mono" w:hAnsi="Courier New" w:cs="Courier New"/>
          <w:sz w:val="18"/>
          <w:szCs w:val="18"/>
        </w:rPr>
        <w:t>range(</w:t>
      </w:r>
      <w:proofErr w:type="gramEnd"/>
      <w:r w:rsidRPr="0046403F">
        <w:rPr>
          <w:rFonts w:ascii="Courier New" w:eastAsia="Fira Mono" w:hAnsi="Courier New" w:cs="Courier New"/>
          <w:sz w:val="18"/>
          <w:szCs w:val="18"/>
        </w:rPr>
        <w:t>1, 6, 1):</w:t>
      </w:r>
    </w:p>
    <w:p w14:paraId="7D38407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tfidf_split = train_test_</w:t>
      </w:r>
      <w:proofErr w:type="gramStart"/>
      <w:r w:rsidRPr="0046403F">
        <w:rPr>
          <w:rFonts w:ascii="Courier New" w:eastAsia="Fira Mono" w:hAnsi="Courier New" w:cs="Courier New"/>
          <w:sz w:val="18"/>
          <w:szCs w:val="18"/>
        </w:rPr>
        <w:t>split(</w:t>
      </w:r>
      <w:proofErr w:type="gramEnd"/>
      <w:r w:rsidRPr="0046403F">
        <w:rPr>
          <w:rFonts w:ascii="Courier New" w:eastAsia="Fira Mono" w:hAnsi="Courier New" w:cs="Courier New"/>
          <w:sz w:val="18"/>
          <w:szCs w:val="18"/>
        </w:rPr>
        <w:t>tfidf_fit, sentiment, test_size=n/10, random_state=5)</w:t>
      </w:r>
    </w:p>
    <w:p w14:paraId="720DF84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acc=sentiment_</w:t>
      </w:r>
      <w:proofErr w:type="gramStart"/>
      <w:r w:rsidRPr="0046403F">
        <w:rPr>
          <w:rFonts w:ascii="Courier New" w:eastAsia="Fira Mono" w:hAnsi="Courier New" w:cs="Courier New"/>
          <w:sz w:val="18"/>
          <w:szCs w:val="18"/>
        </w:rPr>
        <w:t>analysis(</w:t>
      </w:r>
      <w:proofErr w:type="gramEnd"/>
      <w:r w:rsidRPr="0046403F">
        <w:rPr>
          <w:rFonts w:ascii="Courier New" w:eastAsia="Fira Mono" w:hAnsi="Courier New" w:cs="Courier New"/>
          <w:sz w:val="18"/>
          <w:szCs w:val="18"/>
        </w:rPr>
        <w:t>MultinomialNB(), tfidf_split)[0][0]</w:t>
      </w:r>
    </w:p>
    <w:p w14:paraId="1CFAE77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print(f"{n/10} {acc}")</w:t>
      </w:r>
    </w:p>
    <w:p w14:paraId="608E2C5F" w14:textId="77777777" w:rsidR="00070025" w:rsidRPr="0046403F" w:rsidRDefault="00070025">
      <w:pPr>
        <w:spacing w:after="0" w:line="240" w:lineRule="auto"/>
        <w:rPr>
          <w:rFonts w:ascii="Courier New" w:eastAsia="Fira Mono" w:hAnsi="Courier New" w:cs="Courier New"/>
          <w:sz w:val="18"/>
          <w:szCs w:val="18"/>
        </w:rPr>
      </w:pPr>
    </w:p>
    <w:p w14:paraId="4949338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5.4 Trying different classifiers"""</w:t>
      </w:r>
    </w:p>
    <w:p w14:paraId="184B3F14" w14:textId="77777777" w:rsidR="00070025" w:rsidRPr="0046403F" w:rsidRDefault="00070025">
      <w:pPr>
        <w:spacing w:after="0" w:line="240" w:lineRule="auto"/>
        <w:rPr>
          <w:rFonts w:ascii="Courier New" w:eastAsia="Fira Mono" w:hAnsi="Courier New" w:cs="Courier New"/>
          <w:sz w:val="18"/>
          <w:szCs w:val="18"/>
        </w:rPr>
      </w:pPr>
    </w:p>
    <w:p w14:paraId="19BFA51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import classifiers</w:t>
      </w:r>
    </w:p>
    <w:p w14:paraId="682DB12E"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from sklearn.svm import SVC</w:t>
      </w:r>
    </w:p>
    <w:p w14:paraId="3BF330A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sklearn.tree</w:t>
      </w:r>
      <w:proofErr w:type="gramEnd"/>
      <w:r w:rsidRPr="0046403F">
        <w:rPr>
          <w:rFonts w:ascii="Courier New" w:eastAsia="Fira Mono" w:hAnsi="Courier New" w:cs="Courier New"/>
          <w:sz w:val="18"/>
          <w:szCs w:val="18"/>
        </w:rPr>
        <w:t xml:space="preserve"> import DecisionTreeClassifier</w:t>
      </w:r>
    </w:p>
    <w:p w14:paraId="7B9DD1E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sklearn.ensemble</w:t>
      </w:r>
      <w:proofErr w:type="gramEnd"/>
      <w:r w:rsidRPr="0046403F">
        <w:rPr>
          <w:rFonts w:ascii="Courier New" w:eastAsia="Fira Mono" w:hAnsi="Courier New" w:cs="Courier New"/>
          <w:sz w:val="18"/>
          <w:szCs w:val="18"/>
        </w:rPr>
        <w:t xml:space="preserve"> import RandomForestClassifier</w:t>
      </w:r>
    </w:p>
    <w:p w14:paraId="7089777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from </w:t>
      </w:r>
      <w:proofErr w:type="gramStart"/>
      <w:r w:rsidRPr="0046403F">
        <w:rPr>
          <w:rFonts w:ascii="Courier New" w:eastAsia="Fira Mono" w:hAnsi="Courier New" w:cs="Courier New"/>
          <w:sz w:val="18"/>
          <w:szCs w:val="18"/>
        </w:rPr>
        <w:t>sklearn.linear</w:t>
      </w:r>
      <w:proofErr w:type="gramEnd"/>
      <w:r w:rsidRPr="0046403F">
        <w:rPr>
          <w:rFonts w:ascii="Courier New" w:eastAsia="Fira Mono" w:hAnsi="Courier New" w:cs="Courier New"/>
          <w:sz w:val="18"/>
          <w:szCs w:val="18"/>
        </w:rPr>
        <w:t>_model import LogisticRegression</w:t>
      </w:r>
    </w:p>
    <w:p w14:paraId="64B8B1B9" w14:textId="77777777" w:rsidR="00070025" w:rsidRPr="0046403F" w:rsidRDefault="00070025">
      <w:pPr>
        <w:spacing w:after="0" w:line="240" w:lineRule="auto"/>
        <w:rPr>
          <w:rFonts w:ascii="Courier New" w:eastAsia="Fira Mono" w:hAnsi="Courier New" w:cs="Courier New"/>
          <w:sz w:val="18"/>
          <w:szCs w:val="18"/>
        </w:rPr>
      </w:pPr>
    </w:p>
    <w:p w14:paraId="1C86E78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specify the classifiers</w:t>
      </w:r>
    </w:p>
    <w:p w14:paraId="7E6D7118"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classifiers_2 = {</w:t>
      </w:r>
    </w:p>
    <w:p w14:paraId="4798AF5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"Support Vector": </w:t>
      </w:r>
      <w:proofErr w:type="gramStart"/>
      <w:r w:rsidRPr="0046403F">
        <w:rPr>
          <w:rFonts w:ascii="Courier New" w:eastAsia="Fira Mono" w:hAnsi="Courier New" w:cs="Courier New"/>
          <w:sz w:val="18"/>
          <w:szCs w:val="18"/>
        </w:rPr>
        <w:t>SVC(</w:t>
      </w:r>
      <w:proofErr w:type="gramEnd"/>
      <w:r w:rsidRPr="0046403F">
        <w:rPr>
          <w:rFonts w:ascii="Courier New" w:eastAsia="Fira Mono" w:hAnsi="Courier New" w:cs="Courier New"/>
          <w:sz w:val="18"/>
          <w:szCs w:val="18"/>
        </w:rPr>
        <w:t>),</w:t>
      </w:r>
    </w:p>
    <w:p w14:paraId="478C503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"Decision Tree": </w:t>
      </w:r>
      <w:proofErr w:type="gramStart"/>
      <w:r w:rsidRPr="0046403F">
        <w:rPr>
          <w:rFonts w:ascii="Courier New" w:eastAsia="Fira Mono" w:hAnsi="Courier New" w:cs="Courier New"/>
          <w:sz w:val="18"/>
          <w:szCs w:val="18"/>
        </w:rPr>
        <w:t>DecisionTreeClassifier(</w:t>
      </w:r>
      <w:proofErr w:type="gramEnd"/>
      <w:r w:rsidRPr="0046403F">
        <w:rPr>
          <w:rFonts w:ascii="Courier New" w:eastAsia="Fira Mono" w:hAnsi="Courier New" w:cs="Courier New"/>
          <w:sz w:val="18"/>
          <w:szCs w:val="18"/>
        </w:rPr>
        <w:t>),</w:t>
      </w:r>
    </w:p>
    <w:p w14:paraId="6CED0D4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"Random Forest": </w:t>
      </w:r>
      <w:proofErr w:type="gramStart"/>
      <w:r w:rsidRPr="0046403F">
        <w:rPr>
          <w:rFonts w:ascii="Courier New" w:eastAsia="Fira Mono" w:hAnsi="Courier New" w:cs="Courier New"/>
          <w:sz w:val="18"/>
          <w:szCs w:val="18"/>
        </w:rPr>
        <w:t>RandomForestClassifier(</w:t>
      </w:r>
      <w:proofErr w:type="gramEnd"/>
      <w:r w:rsidRPr="0046403F">
        <w:rPr>
          <w:rFonts w:ascii="Courier New" w:eastAsia="Fira Mono" w:hAnsi="Courier New" w:cs="Courier New"/>
          <w:sz w:val="18"/>
          <w:szCs w:val="18"/>
        </w:rPr>
        <w:t>),</w:t>
      </w:r>
    </w:p>
    <w:p w14:paraId="5D22BCA6"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"Logistic Regression": </w:t>
      </w:r>
      <w:proofErr w:type="gramStart"/>
      <w:r w:rsidRPr="0046403F">
        <w:rPr>
          <w:rFonts w:ascii="Courier New" w:eastAsia="Fira Mono" w:hAnsi="Courier New" w:cs="Courier New"/>
          <w:sz w:val="18"/>
          <w:szCs w:val="18"/>
        </w:rPr>
        <w:t>LogisticRegression(</w:t>
      </w:r>
      <w:proofErr w:type="gramEnd"/>
      <w:r w:rsidRPr="0046403F">
        <w:rPr>
          <w:rFonts w:ascii="Courier New" w:eastAsia="Fira Mono" w:hAnsi="Courier New" w:cs="Courier New"/>
          <w:sz w:val="18"/>
          <w:szCs w:val="18"/>
        </w:rPr>
        <w:t>)</w:t>
      </w:r>
    </w:p>
    <w:p w14:paraId="18AC0925"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w:t>
      </w:r>
    </w:p>
    <w:p w14:paraId="1AE785F1" w14:textId="77777777" w:rsidR="00070025" w:rsidRPr="0046403F" w:rsidRDefault="00070025">
      <w:pPr>
        <w:spacing w:after="0" w:line="240" w:lineRule="auto"/>
        <w:rPr>
          <w:rFonts w:ascii="Courier New" w:eastAsia="Fira Mono" w:hAnsi="Courier New" w:cs="Courier New"/>
          <w:sz w:val="18"/>
          <w:szCs w:val="18"/>
        </w:rPr>
      </w:pPr>
    </w:p>
    <w:p w14:paraId="3F0A3C8D"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create dataframe to store performance each </w:t>
      </w:r>
      <w:proofErr w:type="gramStart"/>
      <w:r w:rsidRPr="0046403F">
        <w:rPr>
          <w:rFonts w:ascii="Courier New" w:eastAsia="Fira Mono" w:hAnsi="Courier New" w:cs="Courier New"/>
          <w:sz w:val="18"/>
          <w:szCs w:val="18"/>
        </w:rPr>
        <w:t>classifiers</w:t>
      </w:r>
      <w:proofErr w:type="gramEnd"/>
    </w:p>
    <w:p w14:paraId="06C1CA70"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df_otherclass = </w:t>
      </w:r>
      <w:proofErr w:type="gramStart"/>
      <w:r w:rsidRPr="0046403F">
        <w:rPr>
          <w:rFonts w:ascii="Courier New" w:eastAsia="Fira Mono" w:hAnsi="Courier New" w:cs="Courier New"/>
          <w:sz w:val="18"/>
          <w:szCs w:val="18"/>
        </w:rPr>
        <w:t>pd.DataFrame</w:t>
      </w:r>
      <w:proofErr w:type="gramEnd"/>
      <w:r w:rsidRPr="0046403F">
        <w:rPr>
          <w:rFonts w:ascii="Courier New" w:eastAsia="Fira Mono" w:hAnsi="Courier New" w:cs="Courier New"/>
          <w:sz w:val="18"/>
          <w:szCs w:val="18"/>
        </w:rPr>
        <w:t>(columns=["classifier", "acc_cv", "acc_tfidf"])</w:t>
      </w:r>
    </w:p>
    <w:p w14:paraId="537FDCAA"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df_otherclass["classifier"] = classifiers_</w:t>
      </w:r>
      <w:proofErr w:type="gramStart"/>
      <w:r w:rsidRPr="0046403F">
        <w:rPr>
          <w:rFonts w:ascii="Courier New" w:eastAsia="Fira Mono" w:hAnsi="Courier New" w:cs="Courier New"/>
          <w:sz w:val="18"/>
          <w:szCs w:val="18"/>
        </w:rPr>
        <w:t>2.keys</w:t>
      </w:r>
      <w:proofErr w:type="gramEnd"/>
      <w:r w:rsidRPr="0046403F">
        <w:rPr>
          <w:rFonts w:ascii="Courier New" w:eastAsia="Fira Mono" w:hAnsi="Courier New" w:cs="Courier New"/>
          <w:sz w:val="18"/>
          <w:szCs w:val="18"/>
        </w:rPr>
        <w:t>()</w:t>
      </w:r>
    </w:p>
    <w:p w14:paraId="6B414584"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df_otherclass.set_index(["classifier"], inplace=True)</w:t>
      </w:r>
    </w:p>
    <w:p w14:paraId="4214B80A" w14:textId="77777777" w:rsidR="00070025" w:rsidRPr="0046403F" w:rsidRDefault="00070025">
      <w:pPr>
        <w:spacing w:after="0" w:line="240" w:lineRule="auto"/>
        <w:rPr>
          <w:rFonts w:ascii="Courier New" w:eastAsia="Fira Mono" w:hAnsi="Courier New" w:cs="Courier New"/>
          <w:sz w:val="18"/>
          <w:szCs w:val="18"/>
        </w:rPr>
      </w:pPr>
    </w:p>
    <w:p w14:paraId="2FE51E71"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perform sentiment analysis for each classifier</w:t>
      </w:r>
    </w:p>
    <w:p w14:paraId="03CDA17B"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for i, (key, classifier) in enumerate(classifiers_</w:t>
      </w:r>
      <w:proofErr w:type="gramStart"/>
      <w:r w:rsidRPr="0046403F">
        <w:rPr>
          <w:rFonts w:ascii="Courier New" w:eastAsia="Fira Mono" w:hAnsi="Courier New" w:cs="Courier New"/>
          <w:sz w:val="18"/>
          <w:szCs w:val="18"/>
        </w:rPr>
        <w:t>2.items</w:t>
      </w:r>
      <w:proofErr w:type="gramEnd"/>
      <w:r w:rsidRPr="0046403F">
        <w:rPr>
          <w:rFonts w:ascii="Courier New" w:eastAsia="Fira Mono" w:hAnsi="Courier New" w:cs="Courier New"/>
          <w:sz w:val="18"/>
          <w:szCs w:val="18"/>
        </w:rPr>
        <w:t>()):</w:t>
      </w:r>
    </w:p>
    <w:p w14:paraId="02B8A9A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acc_cv = sentiment_</w:t>
      </w:r>
      <w:proofErr w:type="gramStart"/>
      <w:r w:rsidRPr="0046403F">
        <w:rPr>
          <w:rFonts w:ascii="Courier New" w:eastAsia="Fira Mono" w:hAnsi="Courier New" w:cs="Courier New"/>
          <w:sz w:val="18"/>
          <w:szCs w:val="18"/>
        </w:rPr>
        <w:t>analysis(</w:t>
      </w:r>
      <w:proofErr w:type="gramEnd"/>
      <w:r w:rsidRPr="0046403F">
        <w:rPr>
          <w:rFonts w:ascii="Courier New" w:eastAsia="Fira Mono" w:hAnsi="Courier New" w:cs="Courier New"/>
          <w:sz w:val="18"/>
          <w:szCs w:val="18"/>
        </w:rPr>
        <w:t>classifier, cv_split)[0][0]</w:t>
      </w:r>
    </w:p>
    <w:p w14:paraId="01512777"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acc_tfidf = sentiment_</w:t>
      </w:r>
      <w:proofErr w:type="gramStart"/>
      <w:r w:rsidRPr="0046403F">
        <w:rPr>
          <w:rFonts w:ascii="Courier New" w:eastAsia="Fira Mono" w:hAnsi="Courier New" w:cs="Courier New"/>
          <w:sz w:val="18"/>
          <w:szCs w:val="18"/>
        </w:rPr>
        <w:t>analysis(</w:t>
      </w:r>
      <w:proofErr w:type="gramEnd"/>
      <w:r w:rsidRPr="0046403F">
        <w:rPr>
          <w:rFonts w:ascii="Courier New" w:eastAsia="Fira Mono" w:hAnsi="Courier New" w:cs="Courier New"/>
          <w:sz w:val="18"/>
          <w:szCs w:val="18"/>
        </w:rPr>
        <w:t>classifier, tfidf_split)[0][0]</w:t>
      </w:r>
    </w:p>
    <w:p w14:paraId="2163B1C3"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 xml:space="preserve">    df_</w:t>
      </w:r>
      <w:proofErr w:type="gramStart"/>
      <w:r w:rsidRPr="0046403F">
        <w:rPr>
          <w:rFonts w:ascii="Courier New" w:eastAsia="Fira Mono" w:hAnsi="Courier New" w:cs="Courier New"/>
          <w:sz w:val="18"/>
          <w:szCs w:val="18"/>
        </w:rPr>
        <w:t>otherclass.iloc</w:t>
      </w:r>
      <w:proofErr w:type="gramEnd"/>
      <w:r w:rsidRPr="0046403F">
        <w:rPr>
          <w:rFonts w:ascii="Courier New" w:eastAsia="Fira Mono" w:hAnsi="Courier New" w:cs="Courier New"/>
          <w:sz w:val="18"/>
          <w:szCs w:val="18"/>
        </w:rPr>
        <w:t>[i,:] = acc_cv, acc_tfidf</w:t>
      </w:r>
    </w:p>
    <w:p w14:paraId="08A752CA" w14:textId="77777777" w:rsidR="00070025" w:rsidRPr="0046403F" w:rsidRDefault="00070025">
      <w:pPr>
        <w:spacing w:after="0" w:line="240" w:lineRule="auto"/>
        <w:rPr>
          <w:rFonts w:ascii="Courier New" w:eastAsia="Fira Mono" w:hAnsi="Courier New" w:cs="Courier New"/>
          <w:sz w:val="18"/>
          <w:szCs w:val="18"/>
        </w:rPr>
      </w:pPr>
    </w:p>
    <w:p w14:paraId="161FC49F" w14:textId="77777777" w:rsidR="00070025" w:rsidRPr="0046403F" w:rsidRDefault="008B7CCE">
      <w:pPr>
        <w:spacing w:after="0" w:line="240" w:lineRule="auto"/>
        <w:rPr>
          <w:rFonts w:ascii="Courier New" w:eastAsia="Fira Mono" w:hAnsi="Courier New" w:cs="Courier New"/>
          <w:sz w:val="18"/>
          <w:szCs w:val="18"/>
        </w:rPr>
      </w:pPr>
      <w:r w:rsidRPr="0046403F">
        <w:rPr>
          <w:rFonts w:ascii="Courier New" w:eastAsia="Fira Mono" w:hAnsi="Courier New" w:cs="Courier New"/>
          <w:sz w:val="18"/>
          <w:szCs w:val="18"/>
        </w:rPr>
        <w:t>df_otherclass</w:t>
      </w:r>
    </w:p>
    <w:p w14:paraId="5BC6D08E" w14:textId="77777777" w:rsidR="00070025" w:rsidRDefault="00070025">
      <w:pPr>
        <w:spacing w:after="0" w:line="240" w:lineRule="auto"/>
        <w:rPr>
          <w:rFonts w:ascii="Fira Mono" w:eastAsia="Fira Mono" w:hAnsi="Fira Mono" w:cs="Fira Mono"/>
          <w:sz w:val="18"/>
          <w:szCs w:val="18"/>
        </w:rPr>
      </w:pPr>
    </w:p>
    <w:p w14:paraId="753BB009" w14:textId="77777777" w:rsidR="00070025" w:rsidRDefault="008B7CCE">
      <w:pPr>
        <w:spacing w:after="0"/>
        <w:rPr>
          <w:rFonts w:ascii="Courier New" w:eastAsia="Courier New" w:hAnsi="Courier New" w:cs="Courier New"/>
          <w:b/>
          <w:sz w:val="16"/>
          <w:szCs w:val="16"/>
        </w:rPr>
      </w:pPr>
      <w:r>
        <w:br w:type="page"/>
      </w:r>
    </w:p>
    <w:p w14:paraId="0DDD46B4" w14:textId="77777777" w:rsidR="00070025" w:rsidRDefault="008B7CC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LAMPIRAN OUTPUT PROGRAM</w:t>
      </w:r>
    </w:p>
    <w:p w14:paraId="7CEE1D8F" w14:textId="77777777" w:rsidR="00070025" w:rsidRDefault="00070025">
      <w:pPr>
        <w:pBdr>
          <w:top w:val="nil"/>
          <w:left w:val="nil"/>
          <w:bottom w:val="nil"/>
          <w:right w:val="nil"/>
          <w:between w:val="nil"/>
        </w:pBdr>
        <w:ind w:left="720"/>
        <w:rPr>
          <w:rFonts w:ascii="Times New Roman" w:eastAsia="Times New Roman" w:hAnsi="Times New Roman" w:cs="Times New Roman"/>
          <w:b/>
          <w:sz w:val="28"/>
          <w:szCs w:val="28"/>
        </w:rPr>
      </w:pPr>
    </w:p>
    <w:p w14:paraId="55F103AA" w14:textId="77777777" w:rsidR="00070025" w:rsidRDefault="008B7CCE">
      <w:p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Hasil Klasifikasi dengan Algoritma Naive Bayes</w:t>
      </w:r>
    </w:p>
    <w:tbl>
      <w:tblPr>
        <w:tblStyle w:val="aa"/>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1440"/>
        <w:gridCol w:w="1440"/>
        <w:gridCol w:w="1440"/>
        <w:gridCol w:w="1440"/>
      </w:tblGrid>
      <w:tr w:rsidR="00070025" w14:paraId="2FC3BAAA" w14:textId="77777777">
        <w:tc>
          <w:tcPr>
            <w:tcW w:w="2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A266F65"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Classifier</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4F8C38F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Accuracy</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5172AD01"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Precision</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3763E591"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Recall</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0E6ABC3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F1-Score</w:t>
            </w:r>
          </w:p>
        </w:tc>
      </w:tr>
      <w:tr w:rsidR="00070025" w14:paraId="44823713"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02DCCB14"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Bernoulli NB</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6B675E08"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0.8628</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778F59B5"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0.7650</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51716ED0"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0.8974</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07B4F75C"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0.8260</w:t>
            </w:r>
          </w:p>
        </w:tc>
      </w:tr>
      <w:tr w:rsidR="00070025" w14:paraId="328F1C02"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5287A5A6"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Complement NB</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38EAB1A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0.8651</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1EAE90DD"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0.7784</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29F83A6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0.8782</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32E5BCF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0.8253</w:t>
            </w:r>
          </w:p>
        </w:tc>
      </w:tr>
      <w:tr w:rsidR="00070025" w14:paraId="58C89B5D"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37324F1F"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Gaussian NB</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20121C4D"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0.6907</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71D466C0"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0.5584</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7C76B71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0.7051</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715B5B40"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0.6232</w:t>
            </w:r>
          </w:p>
        </w:tc>
      </w:tr>
      <w:tr w:rsidR="00070025" w14:paraId="6954B5B1"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22FD1508"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Multinomial NB</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621C8A01"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0.8674</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7BE727BE"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0.7882</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6DECACFD"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0.8590</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2BB5679D"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0.8221</w:t>
            </w:r>
          </w:p>
        </w:tc>
      </w:tr>
      <w:tr w:rsidR="00070025" w14:paraId="796F13AD"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71CB4853"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Average</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1EA2901D"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0.8215</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5D7F7B08"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0.7225</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7E9FBB38"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0.8349</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50DE40F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0.7741</w:t>
            </w:r>
          </w:p>
        </w:tc>
      </w:tr>
    </w:tbl>
    <w:p w14:paraId="3552CCC8" w14:textId="77777777" w:rsidR="00070025" w:rsidRDefault="00070025">
      <w:pPr>
        <w:spacing w:after="0" w:line="360" w:lineRule="auto"/>
        <w:rPr>
          <w:rFonts w:ascii="Times New Roman" w:eastAsia="Times New Roman" w:hAnsi="Times New Roman" w:cs="Times New Roman"/>
          <w:sz w:val="20"/>
          <w:szCs w:val="20"/>
        </w:rPr>
      </w:pPr>
    </w:p>
    <w:p w14:paraId="4486F517" w14:textId="77777777" w:rsidR="00070025" w:rsidRDefault="008B7CCE">
      <w:p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Hasil Klasifikasi Menggunakan TF-IDF</w:t>
      </w:r>
    </w:p>
    <w:tbl>
      <w:tblPr>
        <w:tblStyle w:val="ab"/>
        <w:tblW w:w="79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1"/>
        <w:gridCol w:w="1444"/>
        <w:gridCol w:w="1444"/>
        <w:gridCol w:w="1444"/>
        <w:gridCol w:w="1444"/>
      </w:tblGrid>
      <w:tr w:rsidR="00070025" w14:paraId="69E4903D" w14:textId="77777777">
        <w:trPr>
          <w:tblHeader/>
        </w:trPr>
        <w:tc>
          <w:tcPr>
            <w:tcW w:w="2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875446E"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Classifier</w:t>
            </w:r>
          </w:p>
        </w:tc>
        <w:tc>
          <w:tcPr>
            <w:tcW w:w="1444"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15CEF7F8"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Accuracy</w:t>
            </w:r>
          </w:p>
        </w:tc>
        <w:tc>
          <w:tcPr>
            <w:tcW w:w="1444"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400BADED"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Precision</w:t>
            </w:r>
          </w:p>
        </w:tc>
        <w:tc>
          <w:tcPr>
            <w:tcW w:w="1444"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1B1C25DB"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Recall</w:t>
            </w:r>
          </w:p>
        </w:tc>
        <w:tc>
          <w:tcPr>
            <w:tcW w:w="1444"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21E50459"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F1-Score</w:t>
            </w:r>
          </w:p>
        </w:tc>
      </w:tr>
      <w:tr w:rsidR="00070025" w14:paraId="5F13F57A" w14:textId="77777777">
        <w:trPr>
          <w:tblHeader/>
        </w:trPr>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007E6010"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Bernoulli NB</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0B37E88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0.8659</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7ADF7A86"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0.7778</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6A6C4DF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0.8883</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57F7F8E3"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0.8294</w:t>
            </w:r>
          </w:p>
        </w:tc>
      </w:tr>
      <w:tr w:rsidR="00070025" w14:paraId="0187342B" w14:textId="77777777">
        <w:trPr>
          <w:tblHeader/>
        </w:trPr>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1BBD416F"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Complement NB</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4683F95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0.8698</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500088E4"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0.8426</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3F90855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0.8426</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2657633F"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0.8426</w:t>
            </w:r>
          </w:p>
        </w:tc>
      </w:tr>
      <w:tr w:rsidR="00070025" w14:paraId="0801A67B"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3AE905A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Gaussian NB</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188A9BB5"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0.6723</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18842B00"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0.5443</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217253F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0.6548</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3A0C6168"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0.5945</w:t>
            </w:r>
          </w:p>
        </w:tc>
      </w:tr>
      <w:tr w:rsidR="00070025" w14:paraId="22C33AC4"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425C6C0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Multinomial NB</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6EA98DAD"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0.8837</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79AD2213"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0.8857</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0201396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0.7868</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bottom"/>
          </w:tcPr>
          <w:p w14:paraId="0403D9B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0.8333</w:t>
            </w:r>
          </w:p>
        </w:tc>
      </w:tr>
      <w:tr w:rsidR="00070025" w14:paraId="4F9C2B14"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36B2250C"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Average</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6B43FC4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0.8229</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2A316FA8"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0.7626</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4595474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0.7931</w:t>
            </w:r>
          </w:p>
        </w:tc>
        <w:tc>
          <w:tcPr>
            <w:tcW w:w="1444"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0ADCB1C3"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0.7750</w:t>
            </w:r>
          </w:p>
        </w:tc>
      </w:tr>
    </w:tbl>
    <w:p w14:paraId="352D82AC" w14:textId="77777777" w:rsidR="00070025" w:rsidRDefault="00070025">
      <w:pPr>
        <w:spacing w:after="0" w:line="360" w:lineRule="auto"/>
        <w:rPr>
          <w:rFonts w:ascii="Times New Roman" w:eastAsia="Times New Roman" w:hAnsi="Times New Roman" w:cs="Times New Roman"/>
          <w:sz w:val="20"/>
          <w:szCs w:val="20"/>
        </w:rPr>
      </w:pPr>
    </w:p>
    <w:p w14:paraId="2DFAC33F" w14:textId="77777777" w:rsidR="00070025" w:rsidRDefault="008B7CCE">
      <w:p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Hasil Akurasi Klasifikasi Menggunakan n-gram yang Berbeda</w:t>
      </w:r>
    </w:p>
    <w:tbl>
      <w:tblPr>
        <w:tblStyle w:val="ac"/>
        <w:tblW w:w="77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936"/>
        <w:gridCol w:w="936"/>
        <w:gridCol w:w="936"/>
        <w:gridCol w:w="936"/>
        <w:gridCol w:w="936"/>
        <w:gridCol w:w="936"/>
      </w:tblGrid>
      <w:tr w:rsidR="00070025" w14:paraId="5A54D3CF" w14:textId="77777777">
        <w:trPr>
          <w:trHeight w:val="420"/>
        </w:trPr>
        <w:tc>
          <w:tcPr>
            <w:tcW w:w="2160" w:type="dxa"/>
            <w:vMerge w:val="restart"/>
            <w:shd w:val="clear" w:color="auto" w:fill="auto"/>
            <w:tcMar>
              <w:top w:w="100" w:type="dxa"/>
              <w:left w:w="100" w:type="dxa"/>
              <w:bottom w:w="100" w:type="dxa"/>
              <w:right w:w="100" w:type="dxa"/>
            </w:tcMar>
            <w:vAlign w:val="center"/>
          </w:tcPr>
          <w:p w14:paraId="08211BA9" w14:textId="77777777" w:rsidR="00070025" w:rsidRDefault="008B7CCE">
            <w:pPr>
              <w:widowControl w:val="0"/>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Classifiers</w:t>
            </w:r>
          </w:p>
        </w:tc>
        <w:tc>
          <w:tcPr>
            <w:tcW w:w="2808" w:type="dxa"/>
            <w:gridSpan w:val="3"/>
            <w:shd w:val="clear" w:color="auto" w:fill="auto"/>
            <w:tcMar>
              <w:top w:w="100" w:type="dxa"/>
              <w:left w:w="100" w:type="dxa"/>
              <w:bottom w:w="100" w:type="dxa"/>
              <w:right w:w="100" w:type="dxa"/>
            </w:tcMar>
          </w:tcPr>
          <w:p w14:paraId="792ED8B7" w14:textId="77777777" w:rsidR="00070025" w:rsidRDefault="008B7CCE">
            <w:pPr>
              <w:widowControl w:val="0"/>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CountVectorizer</w:t>
            </w:r>
          </w:p>
        </w:tc>
        <w:tc>
          <w:tcPr>
            <w:tcW w:w="2808" w:type="dxa"/>
            <w:gridSpan w:val="3"/>
            <w:shd w:val="clear" w:color="auto" w:fill="auto"/>
            <w:tcMar>
              <w:top w:w="100" w:type="dxa"/>
              <w:left w:w="100" w:type="dxa"/>
              <w:bottom w:w="100" w:type="dxa"/>
              <w:right w:w="100" w:type="dxa"/>
            </w:tcMar>
          </w:tcPr>
          <w:p w14:paraId="153CD8C6" w14:textId="77777777" w:rsidR="00070025" w:rsidRDefault="008B7CCE">
            <w:pPr>
              <w:widowControl w:val="0"/>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TfidfVectorizer</w:t>
            </w:r>
          </w:p>
        </w:tc>
      </w:tr>
      <w:tr w:rsidR="00070025" w14:paraId="36660430" w14:textId="77777777">
        <w:trPr>
          <w:trHeight w:val="420"/>
        </w:trPr>
        <w:tc>
          <w:tcPr>
            <w:tcW w:w="2160" w:type="dxa"/>
            <w:vMerge/>
            <w:shd w:val="clear" w:color="auto" w:fill="auto"/>
            <w:tcMar>
              <w:top w:w="100" w:type="dxa"/>
              <w:left w:w="100" w:type="dxa"/>
              <w:bottom w:w="100" w:type="dxa"/>
              <w:right w:w="100" w:type="dxa"/>
            </w:tcMar>
            <w:vAlign w:val="center"/>
          </w:tcPr>
          <w:p w14:paraId="034E88AA" w14:textId="77777777" w:rsidR="00070025" w:rsidRDefault="00070025">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p>
        </w:tc>
        <w:tc>
          <w:tcPr>
            <w:tcW w:w="93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6DD9AC6"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1-gram</w:t>
            </w:r>
          </w:p>
        </w:tc>
        <w:tc>
          <w:tcPr>
            <w:tcW w:w="936"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2E87A6E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2-gram</w:t>
            </w:r>
          </w:p>
        </w:tc>
        <w:tc>
          <w:tcPr>
            <w:tcW w:w="936"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251AB7F9"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3-gram</w:t>
            </w:r>
          </w:p>
        </w:tc>
        <w:tc>
          <w:tcPr>
            <w:tcW w:w="93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D108CF3"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1-gram</w:t>
            </w:r>
          </w:p>
        </w:tc>
        <w:tc>
          <w:tcPr>
            <w:tcW w:w="936"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4EFBF050"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2-gram</w:t>
            </w:r>
          </w:p>
        </w:tc>
        <w:tc>
          <w:tcPr>
            <w:tcW w:w="936"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323F0315"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3-gram</w:t>
            </w:r>
          </w:p>
        </w:tc>
      </w:tr>
      <w:tr w:rsidR="00070025" w14:paraId="5FE71CBE" w14:textId="77777777">
        <w:tc>
          <w:tcPr>
            <w:tcW w:w="2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2BB6AD3"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Multinomial NB</w:t>
            </w:r>
          </w:p>
        </w:tc>
        <w:tc>
          <w:tcPr>
            <w:tcW w:w="93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FDDBC5"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0.8674</w:t>
            </w:r>
          </w:p>
        </w:tc>
        <w:tc>
          <w:tcPr>
            <w:tcW w:w="936"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27E4FA79"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0.6349</w:t>
            </w:r>
          </w:p>
        </w:tc>
        <w:tc>
          <w:tcPr>
            <w:tcW w:w="936"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1669BFB6"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0.3930</w:t>
            </w:r>
          </w:p>
        </w:tc>
        <w:tc>
          <w:tcPr>
            <w:tcW w:w="93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EC751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0.8837</w:t>
            </w:r>
          </w:p>
        </w:tc>
        <w:tc>
          <w:tcPr>
            <w:tcW w:w="936"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1754FA9B"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0.8465</w:t>
            </w:r>
          </w:p>
        </w:tc>
        <w:tc>
          <w:tcPr>
            <w:tcW w:w="936"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321EBA8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0.7093</w:t>
            </w:r>
          </w:p>
        </w:tc>
      </w:tr>
      <w:tr w:rsidR="00070025" w14:paraId="76EB400F"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40469258"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Bernoulli NB</w:t>
            </w:r>
          </w:p>
        </w:tc>
        <w:tc>
          <w:tcPr>
            <w:tcW w:w="936"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6E691454"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0.8628</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503DDCF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0.7047</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7052D2B5"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0.4837</w:t>
            </w:r>
          </w:p>
        </w:tc>
        <w:tc>
          <w:tcPr>
            <w:tcW w:w="936"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346A67EF"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0.8659</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7122112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0.7047</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42F97430"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0.4837</w:t>
            </w:r>
          </w:p>
        </w:tc>
      </w:tr>
      <w:tr w:rsidR="00070025" w14:paraId="053AA9D7"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3A056B7F"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Gaussian NB</w:t>
            </w:r>
          </w:p>
        </w:tc>
        <w:tc>
          <w:tcPr>
            <w:tcW w:w="936"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7CF9BE46"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0.6907</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14058D2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0.7744</w:t>
            </w:r>
          </w:p>
        </w:tc>
        <w:tc>
          <w:tcPr>
            <w:tcW w:w="936" w:type="dxa"/>
            <w:tcBorders>
              <w:top w:val="nil"/>
              <w:left w:val="nil"/>
              <w:bottom w:val="single" w:sz="6" w:space="0" w:color="000000"/>
              <w:right w:val="single" w:sz="6" w:space="0" w:color="000000"/>
            </w:tcBorders>
            <w:shd w:val="clear" w:color="auto" w:fill="FFFFFF"/>
            <w:tcMar>
              <w:top w:w="40" w:type="dxa"/>
              <w:left w:w="40" w:type="dxa"/>
              <w:bottom w:w="40" w:type="dxa"/>
              <w:right w:w="40" w:type="dxa"/>
            </w:tcMar>
            <w:vAlign w:val="center"/>
          </w:tcPr>
          <w:p w14:paraId="3404BF40"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0.5860</w:t>
            </w:r>
          </w:p>
        </w:tc>
        <w:tc>
          <w:tcPr>
            <w:tcW w:w="936"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3529C8ED"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0.6723</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1F0DFB4D"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0.7791</w:t>
            </w:r>
          </w:p>
        </w:tc>
        <w:tc>
          <w:tcPr>
            <w:tcW w:w="936" w:type="dxa"/>
            <w:tcBorders>
              <w:top w:val="nil"/>
              <w:left w:val="nil"/>
              <w:bottom w:val="single" w:sz="6" w:space="0" w:color="000000"/>
              <w:right w:val="single" w:sz="6" w:space="0" w:color="000000"/>
            </w:tcBorders>
            <w:shd w:val="clear" w:color="auto" w:fill="FFFFFF"/>
            <w:tcMar>
              <w:top w:w="40" w:type="dxa"/>
              <w:left w:w="40" w:type="dxa"/>
              <w:bottom w:w="40" w:type="dxa"/>
              <w:right w:w="40" w:type="dxa"/>
            </w:tcMar>
            <w:vAlign w:val="center"/>
          </w:tcPr>
          <w:p w14:paraId="766E6C38"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0.5860</w:t>
            </w:r>
          </w:p>
        </w:tc>
      </w:tr>
      <w:tr w:rsidR="00070025" w14:paraId="0C1AD854"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36925C9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Complement NB</w:t>
            </w:r>
          </w:p>
        </w:tc>
        <w:tc>
          <w:tcPr>
            <w:tcW w:w="936"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27F6211C"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0.8651</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2861015F"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0.6470</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2C7E56F4"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0.3860</w:t>
            </w:r>
          </w:p>
        </w:tc>
        <w:tc>
          <w:tcPr>
            <w:tcW w:w="936"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bottom"/>
          </w:tcPr>
          <w:p w14:paraId="05DAA663"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0.8698</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302DCBF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0.6767</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67F70F8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0.4047</w:t>
            </w:r>
          </w:p>
        </w:tc>
      </w:tr>
      <w:tr w:rsidR="00070025" w14:paraId="7EBDDF89"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7CE9C9C8"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Average</w:t>
            </w:r>
          </w:p>
        </w:tc>
        <w:tc>
          <w:tcPr>
            <w:tcW w:w="936"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2FEEF17F"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0.8215</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7CB36814"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0.6903</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09ACCA65"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0.4622</w:t>
            </w:r>
          </w:p>
        </w:tc>
        <w:tc>
          <w:tcPr>
            <w:tcW w:w="936"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44DD335F"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0.8229</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7508A391"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0.7518</w:t>
            </w:r>
          </w:p>
        </w:tc>
        <w:tc>
          <w:tcPr>
            <w:tcW w:w="936"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6777ECA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0.5459</w:t>
            </w:r>
          </w:p>
        </w:tc>
      </w:tr>
    </w:tbl>
    <w:p w14:paraId="55357F0F" w14:textId="77777777" w:rsidR="00070025" w:rsidRDefault="00070025">
      <w:pPr>
        <w:spacing w:after="0" w:line="360" w:lineRule="auto"/>
        <w:rPr>
          <w:rFonts w:ascii="Times New Roman" w:eastAsia="Times New Roman" w:hAnsi="Times New Roman" w:cs="Times New Roman"/>
          <w:sz w:val="20"/>
          <w:szCs w:val="20"/>
        </w:rPr>
      </w:pPr>
    </w:p>
    <w:p w14:paraId="005838B2" w14:textId="77777777" w:rsidR="00070025" w:rsidRDefault="008B7CCE">
      <w:p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Hasil Klasifikasi Menggunakan Persentase Pembagian Data yang Berbeda</w:t>
      </w:r>
    </w:p>
    <w:tbl>
      <w:tblPr>
        <w:tblStyle w:val="ad"/>
        <w:tblW w:w="7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tblGrid>
      <w:tr w:rsidR="00070025" w14:paraId="15372AFE" w14:textId="77777777">
        <w:trPr>
          <w:tblHeader/>
        </w:trPr>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383BAC3"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%Data uji</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7FA0AA39"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Accuracy</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51AF3DB3"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Precision</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4ADED29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Recall</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6140FD0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F1-Score</w:t>
            </w:r>
          </w:p>
        </w:tc>
      </w:tr>
      <w:tr w:rsidR="00070025" w14:paraId="7CEE5F35" w14:textId="77777777">
        <w:trPr>
          <w:tblHeader/>
        </w:trPr>
        <w:tc>
          <w:tcPr>
            <w:tcW w:w="144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00791005"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10%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3F6836B4"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0.860</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1C077BA6"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0.950</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661F4F9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0.745</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5A3D4E36"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0.835</w:t>
            </w:r>
          </w:p>
        </w:tc>
      </w:tr>
      <w:tr w:rsidR="00070025" w14:paraId="20CFAEC9" w14:textId="77777777">
        <w:trPr>
          <w:tblHeader/>
        </w:trPr>
        <w:tc>
          <w:tcPr>
            <w:tcW w:w="144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5FC75C2E"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20%</w:t>
            </w:r>
          </w:p>
        </w:tc>
        <w:tc>
          <w:tcPr>
            <w:tcW w:w="1440" w:type="dxa"/>
            <w:tcBorders>
              <w:top w:val="nil"/>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7E282826"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0.884</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65993908"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0.946</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422DD23B"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0.795</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72E6F19B"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0.864</w:t>
            </w:r>
          </w:p>
        </w:tc>
      </w:tr>
      <w:tr w:rsidR="00070025" w14:paraId="5CED840C" w14:textId="77777777">
        <w:tc>
          <w:tcPr>
            <w:tcW w:w="144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5A712903"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30%</w:t>
            </w:r>
          </w:p>
        </w:tc>
        <w:tc>
          <w:tcPr>
            <w:tcW w:w="1440" w:type="dxa"/>
            <w:tcBorders>
              <w:top w:val="nil"/>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423F49AE"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0.871</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10FA8024"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0.932</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75129614"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0.767</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65147586"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0.841</w:t>
            </w:r>
          </w:p>
        </w:tc>
      </w:tr>
      <w:tr w:rsidR="00070025" w14:paraId="2E7A7A56" w14:textId="77777777">
        <w:tc>
          <w:tcPr>
            <w:tcW w:w="144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1EEFAF8E"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40%</w:t>
            </w:r>
          </w:p>
        </w:tc>
        <w:tc>
          <w:tcPr>
            <w:tcW w:w="144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6C2EA35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0.856</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543D28C1"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0.914</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49516089"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0.747</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51F13B3D"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0.822</w:t>
            </w:r>
          </w:p>
        </w:tc>
      </w:tr>
      <w:tr w:rsidR="00070025" w14:paraId="63C548BD" w14:textId="77777777">
        <w:tc>
          <w:tcPr>
            <w:tcW w:w="144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2BB413A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44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3662C26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0.868</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05C920B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0.917</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0FF80B62"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0.770</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39D9635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0.837</w:t>
            </w:r>
          </w:p>
        </w:tc>
      </w:tr>
    </w:tbl>
    <w:p w14:paraId="22845AB8" w14:textId="77777777" w:rsidR="00070025" w:rsidRDefault="00070025">
      <w:pPr>
        <w:spacing w:after="0" w:line="360" w:lineRule="auto"/>
        <w:rPr>
          <w:rFonts w:ascii="Times New Roman" w:eastAsia="Times New Roman" w:hAnsi="Times New Roman" w:cs="Times New Roman"/>
          <w:b/>
          <w:sz w:val="20"/>
          <w:szCs w:val="20"/>
        </w:rPr>
      </w:pPr>
    </w:p>
    <w:p w14:paraId="4A991970" w14:textId="77777777" w:rsidR="00070025" w:rsidRDefault="008B7CCE">
      <w:p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Hasil Klasifikasi dengan Algoritma </w:t>
      </w:r>
      <w:r>
        <w:rPr>
          <w:rFonts w:ascii="Times New Roman" w:eastAsia="Times New Roman" w:hAnsi="Times New Roman" w:cs="Times New Roman"/>
          <w:b/>
          <w:i/>
          <w:sz w:val="20"/>
          <w:szCs w:val="20"/>
        </w:rPr>
        <w:t>Machine Learning</w:t>
      </w:r>
      <w:r>
        <w:rPr>
          <w:rFonts w:ascii="Times New Roman" w:eastAsia="Times New Roman" w:hAnsi="Times New Roman" w:cs="Times New Roman"/>
          <w:b/>
          <w:sz w:val="20"/>
          <w:szCs w:val="20"/>
        </w:rPr>
        <w:t xml:space="preserve"> non-Bayesian (TF-IDF)</w:t>
      </w:r>
    </w:p>
    <w:tbl>
      <w:tblPr>
        <w:tblStyle w:val="ae"/>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1440"/>
        <w:gridCol w:w="1440"/>
        <w:gridCol w:w="1440"/>
        <w:gridCol w:w="1440"/>
      </w:tblGrid>
      <w:tr w:rsidR="00070025" w14:paraId="1E4013BB" w14:textId="77777777">
        <w:tc>
          <w:tcPr>
            <w:tcW w:w="2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E71BA4C"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Classifier</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1C04E2EF"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Accuracy</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02829EE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Precision</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6816C09C"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Recall</w:t>
            </w:r>
          </w:p>
        </w:tc>
        <w:tc>
          <w:tcPr>
            <w:tcW w:w="1440" w:type="dxa"/>
            <w:tcBorders>
              <w:top w:val="single" w:sz="6" w:space="0" w:color="000000"/>
              <w:left w:val="nil"/>
              <w:bottom w:val="single" w:sz="6" w:space="0" w:color="000000"/>
              <w:right w:val="single" w:sz="6" w:space="0" w:color="000000"/>
            </w:tcBorders>
            <w:tcMar>
              <w:top w:w="40" w:type="dxa"/>
              <w:left w:w="40" w:type="dxa"/>
              <w:bottom w:w="40" w:type="dxa"/>
              <w:right w:w="40" w:type="dxa"/>
            </w:tcMar>
            <w:vAlign w:val="center"/>
          </w:tcPr>
          <w:p w14:paraId="4BE7FF75"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F1-Score</w:t>
            </w:r>
          </w:p>
        </w:tc>
      </w:tr>
      <w:tr w:rsidR="00070025" w14:paraId="5AB60B5D" w14:textId="77777777">
        <w:tc>
          <w:tcPr>
            <w:tcW w:w="21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B41B9D0" w14:textId="77777777" w:rsidR="00070025" w:rsidRDefault="008B7CCE">
            <w:pPr>
              <w:widowControl w:val="0"/>
              <w:spacing w:after="0" w:line="276" w:lineRule="auto"/>
              <w:jc w:val="center"/>
              <w:rPr>
                <w:rFonts w:ascii="Arial" w:eastAsia="Arial" w:hAnsi="Arial" w:cs="Arial"/>
                <w:sz w:val="20"/>
                <w:szCs w:val="20"/>
              </w:rPr>
            </w:pPr>
            <w:r>
              <w:rPr>
                <w:rFonts w:ascii="Roboto" w:eastAsia="Roboto" w:hAnsi="Roboto" w:cs="Roboto"/>
                <w:color w:val="212121"/>
                <w:sz w:val="20"/>
                <w:szCs w:val="20"/>
              </w:rPr>
              <w:t>Support Vector</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438221FA"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0.8659</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725E3D3F"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0.7778</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24609A64"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0.8883</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290FB596"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0.8294</w:t>
            </w:r>
          </w:p>
        </w:tc>
      </w:tr>
      <w:tr w:rsidR="00070025" w14:paraId="58515901"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14DEE0C1" w14:textId="77777777" w:rsidR="00070025" w:rsidRDefault="008B7CCE">
            <w:pPr>
              <w:widowControl w:val="0"/>
              <w:spacing w:after="0" w:line="276" w:lineRule="auto"/>
              <w:jc w:val="center"/>
              <w:rPr>
                <w:rFonts w:ascii="Arial" w:eastAsia="Arial" w:hAnsi="Arial" w:cs="Arial"/>
                <w:sz w:val="20"/>
                <w:szCs w:val="20"/>
              </w:rPr>
            </w:pPr>
            <w:r>
              <w:rPr>
                <w:rFonts w:ascii="Roboto" w:eastAsia="Roboto" w:hAnsi="Roboto" w:cs="Roboto"/>
                <w:color w:val="212121"/>
                <w:sz w:val="20"/>
                <w:szCs w:val="20"/>
              </w:rPr>
              <w:t>Decision Tree</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45610A2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0.8698</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36CF634B"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0.8426</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4D210804"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0.8426</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073D5E25"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0.8426</w:t>
            </w:r>
          </w:p>
        </w:tc>
      </w:tr>
      <w:tr w:rsidR="00070025" w14:paraId="2DF87AB6"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43D0519B" w14:textId="77777777" w:rsidR="00070025" w:rsidRDefault="008B7CCE">
            <w:pPr>
              <w:widowControl w:val="0"/>
              <w:spacing w:after="0" w:line="276" w:lineRule="auto"/>
              <w:jc w:val="center"/>
              <w:rPr>
                <w:rFonts w:ascii="Arial" w:eastAsia="Arial" w:hAnsi="Arial" w:cs="Arial"/>
                <w:sz w:val="20"/>
                <w:szCs w:val="20"/>
              </w:rPr>
            </w:pPr>
            <w:r>
              <w:rPr>
                <w:rFonts w:ascii="Roboto" w:eastAsia="Roboto" w:hAnsi="Roboto" w:cs="Roboto"/>
                <w:color w:val="212121"/>
                <w:sz w:val="20"/>
                <w:szCs w:val="20"/>
              </w:rPr>
              <w:t>Random Forest</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29D783C6"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0.6723</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4BE6FBF3"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0.5443</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775C7BE1"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0.6548</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32096871"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0.5945</w:t>
            </w:r>
          </w:p>
        </w:tc>
      </w:tr>
      <w:tr w:rsidR="00070025" w14:paraId="454840F1" w14:textId="77777777">
        <w:tc>
          <w:tcPr>
            <w:tcW w:w="2160" w:type="dxa"/>
            <w:tcBorders>
              <w:top w:val="nil"/>
              <w:left w:val="single" w:sz="6" w:space="0" w:color="000000"/>
              <w:bottom w:val="single" w:sz="6" w:space="0" w:color="000000"/>
              <w:right w:val="single" w:sz="6" w:space="0" w:color="000000"/>
            </w:tcBorders>
            <w:tcMar>
              <w:top w:w="40" w:type="dxa"/>
              <w:left w:w="40" w:type="dxa"/>
              <w:bottom w:w="40" w:type="dxa"/>
              <w:right w:w="40" w:type="dxa"/>
            </w:tcMar>
            <w:vAlign w:val="center"/>
          </w:tcPr>
          <w:p w14:paraId="308872C8" w14:textId="77777777" w:rsidR="00070025" w:rsidRDefault="008B7CCE">
            <w:pPr>
              <w:widowControl w:val="0"/>
              <w:spacing w:after="0" w:line="276" w:lineRule="auto"/>
              <w:jc w:val="center"/>
              <w:rPr>
                <w:rFonts w:ascii="Arial" w:eastAsia="Arial" w:hAnsi="Arial" w:cs="Arial"/>
                <w:sz w:val="20"/>
                <w:szCs w:val="20"/>
              </w:rPr>
            </w:pPr>
            <w:r>
              <w:rPr>
                <w:rFonts w:ascii="Roboto" w:eastAsia="Roboto" w:hAnsi="Roboto" w:cs="Roboto"/>
                <w:color w:val="212121"/>
                <w:sz w:val="20"/>
                <w:szCs w:val="20"/>
              </w:rPr>
              <w:t>Logistic Regression</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7DA83440"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0.8837</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38E97409"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0.8857</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6F154F9D"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0.7868</w:t>
            </w:r>
          </w:p>
        </w:tc>
        <w:tc>
          <w:tcPr>
            <w:tcW w:w="1440" w:type="dxa"/>
            <w:tcBorders>
              <w:top w:val="nil"/>
              <w:left w:val="nil"/>
              <w:bottom w:val="single" w:sz="6" w:space="0" w:color="000000"/>
              <w:right w:val="single" w:sz="6" w:space="0" w:color="000000"/>
            </w:tcBorders>
            <w:tcMar>
              <w:top w:w="40" w:type="dxa"/>
              <w:left w:w="40" w:type="dxa"/>
              <w:bottom w:w="40" w:type="dxa"/>
              <w:right w:w="40" w:type="dxa"/>
            </w:tcMar>
            <w:vAlign w:val="center"/>
          </w:tcPr>
          <w:p w14:paraId="1F9C2BC7" w14:textId="77777777" w:rsidR="00070025" w:rsidRDefault="008B7CCE">
            <w:pPr>
              <w:widowControl w:val="0"/>
              <w:spacing w:after="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0.8333</w:t>
            </w:r>
          </w:p>
        </w:tc>
      </w:tr>
    </w:tbl>
    <w:p w14:paraId="7FF03A9C" w14:textId="77777777" w:rsidR="00070025" w:rsidRDefault="00070025">
      <w:pPr>
        <w:spacing w:after="0" w:line="360" w:lineRule="auto"/>
        <w:rPr>
          <w:rFonts w:ascii="Times New Roman" w:eastAsia="Times New Roman" w:hAnsi="Times New Roman" w:cs="Times New Roman"/>
          <w:b/>
          <w:sz w:val="20"/>
          <w:szCs w:val="20"/>
        </w:rPr>
      </w:pPr>
    </w:p>
    <w:p w14:paraId="3E056370" w14:textId="77777777" w:rsidR="00070025" w:rsidRDefault="00070025">
      <w:pPr>
        <w:pBdr>
          <w:top w:val="nil"/>
          <w:left w:val="nil"/>
          <w:bottom w:val="nil"/>
          <w:right w:val="nil"/>
          <w:between w:val="nil"/>
        </w:pBdr>
        <w:rPr>
          <w:rFonts w:ascii="Times New Roman" w:eastAsia="Times New Roman" w:hAnsi="Times New Roman" w:cs="Times New Roman"/>
          <w:b/>
          <w:sz w:val="28"/>
          <w:szCs w:val="28"/>
        </w:rPr>
      </w:pPr>
    </w:p>
    <w:sectPr w:rsidR="00070025">
      <w:headerReference w:type="default" r:id="rId44"/>
      <w:footerReference w:type="default" r:id="rId45"/>
      <w:headerReference w:type="first" r:id="rId46"/>
      <w:footerReference w:type="first" r:id="rId47"/>
      <w:pgSz w:w="11906" w:h="16838"/>
      <w:pgMar w:top="2268"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C789A" w14:textId="77777777" w:rsidR="00B12143" w:rsidRDefault="00B12143">
      <w:pPr>
        <w:spacing w:after="0" w:line="240" w:lineRule="auto"/>
      </w:pPr>
      <w:r>
        <w:separator/>
      </w:r>
    </w:p>
  </w:endnote>
  <w:endnote w:type="continuationSeparator" w:id="0">
    <w:p w14:paraId="72EFE264" w14:textId="77777777" w:rsidR="00B12143" w:rsidRDefault="00B121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ira Mono">
    <w:altName w:val="Calibri"/>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552185"/>
      <w:docPartObj>
        <w:docPartGallery w:val="Page Numbers (Bottom of Page)"/>
        <w:docPartUnique/>
      </w:docPartObj>
    </w:sdtPr>
    <w:sdtEndPr>
      <w:rPr>
        <w:noProof/>
      </w:rPr>
    </w:sdtEndPr>
    <w:sdtContent>
      <w:p w14:paraId="3D4B1F0F" w14:textId="77777777" w:rsidR="00520BBB" w:rsidRDefault="00520B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F367E8" w14:textId="77777777" w:rsidR="00520BBB" w:rsidRDefault="00520B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B8A41" w14:textId="6F56AB60" w:rsidR="00520BBB" w:rsidRPr="00C2666B" w:rsidRDefault="00520BBB" w:rsidP="00C2666B">
    <w:pPr>
      <w:pStyle w:val="Footer"/>
      <w:jc w:val="center"/>
      <w:rPr>
        <w:color w:val="FFFFFF" w:themeColor="background1"/>
      </w:rPr>
    </w:pPr>
    <w:r w:rsidRPr="00C2666B">
      <w:rPr>
        <w:color w:val="FFFFFF" w:themeColor="background1"/>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F488E" w14:textId="77777777" w:rsidR="00520BBB" w:rsidRDefault="00520BBB">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4"/>
        <w:szCs w:val="24"/>
      </w:rPr>
    </w:pPr>
  </w:p>
  <w:p w14:paraId="4DEF61B4" w14:textId="77777777" w:rsidR="00520BBB" w:rsidRDefault="00520BBB">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D8F1D" w14:textId="77777777" w:rsidR="00520BBB" w:rsidRDefault="00520BBB">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6298127E" w14:textId="77777777" w:rsidR="00520BBB" w:rsidRDefault="00520BBB">
    <w:pPr>
      <w:pBdr>
        <w:top w:val="nil"/>
        <w:left w:val="nil"/>
        <w:bottom w:val="nil"/>
        <w:right w:val="nil"/>
        <w:between w:val="nil"/>
      </w:pBdr>
      <w:tabs>
        <w:tab w:val="center" w:pos="4513"/>
        <w:tab w:val="right" w:pos="9026"/>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350F5" w14:textId="77777777" w:rsidR="00520BBB" w:rsidRDefault="00520BBB">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48</w:t>
    </w:r>
    <w:r>
      <w:rPr>
        <w:rFonts w:ascii="Times New Roman" w:eastAsia="Times New Roman" w:hAnsi="Times New Roman" w:cs="Times New Roman"/>
        <w:color w:val="000000"/>
        <w:sz w:val="24"/>
        <w:szCs w:val="24"/>
      </w:rPr>
      <w:fldChar w:fldCharType="end"/>
    </w:r>
  </w:p>
  <w:p w14:paraId="50859C59" w14:textId="77777777" w:rsidR="00520BBB" w:rsidRDefault="00520BBB">
    <w:pPr>
      <w:pBdr>
        <w:top w:val="nil"/>
        <w:left w:val="nil"/>
        <w:bottom w:val="nil"/>
        <w:right w:val="nil"/>
        <w:between w:val="nil"/>
      </w:pBdr>
      <w:tabs>
        <w:tab w:val="center" w:pos="4513"/>
        <w:tab w:val="right" w:pos="9026"/>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8CE96" w14:textId="77777777" w:rsidR="00520BBB" w:rsidRDefault="00520BBB">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72EA3412" w14:textId="77777777" w:rsidR="00520BBB" w:rsidRDefault="00520BBB">
    <w:pPr>
      <w:pBdr>
        <w:top w:val="nil"/>
        <w:left w:val="nil"/>
        <w:bottom w:val="nil"/>
        <w:right w:val="nil"/>
        <w:between w:val="nil"/>
      </w:pBdr>
      <w:tabs>
        <w:tab w:val="center" w:pos="4513"/>
        <w:tab w:val="right" w:pos="9026"/>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66F0F" w14:textId="77777777" w:rsidR="00520BBB" w:rsidRDefault="00520BBB">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end"/>
    </w:r>
  </w:p>
  <w:p w14:paraId="55EF8B88" w14:textId="77777777" w:rsidR="00520BBB" w:rsidRDefault="00520BB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7F606E" w14:textId="77777777" w:rsidR="00B12143" w:rsidRDefault="00B12143">
      <w:pPr>
        <w:spacing w:after="0" w:line="240" w:lineRule="auto"/>
      </w:pPr>
      <w:r>
        <w:separator/>
      </w:r>
    </w:p>
  </w:footnote>
  <w:footnote w:type="continuationSeparator" w:id="0">
    <w:p w14:paraId="2D744346" w14:textId="77777777" w:rsidR="00B12143" w:rsidRDefault="00B121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2C207" w14:textId="77777777" w:rsidR="00520BBB" w:rsidRDefault="00520BBB">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6D34F" w14:textId="77777777" w:rsidR="00520BBB" w:rsidRDefault="00520BBB">
    <w:pPr>
      <w:pBdr>
        <w:top w:val="nil"/>
        <w:left w:val="nil"/>
        <w:bottom w:val="nil"/>
        <w:right w:val="nil"/>
        <w:between w:val="nil"/>
      </w:pBdr>
      <w:tabs>
        <w:tab w:val="center" w:pos="4513"/>
        <w:tab w:val="right" w:pos="9026"/>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71A54002" w14:textId="77777777" w:rsidR="00520BBB" w:rsidRDefault="00520BBB">
    <w:pPr>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BB108" w14:textId="77777777" w:rsidR="00520BBB" w:rsidRDefault="00520BBB">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188CD" w14:textId="77777777" w:rsidR="00520BBB" w:rsidRDefault="00520BBB">
    <w:pPr>
      <w:pBdr>
        <w:top w:val="nil"/>
        <w:left w:val="nil"/>
        <w:bottom w:val="nil"/>
        <w:right w:val="nil"/>
        <w:between w:val="nil"/>
      </w:pBdr>
      <w:tabs>
        <w:tab w:val="center" w:pos="4513"/>
        <w:tab w:val="right" w:pos="9026"/>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67D08" w14:textId="77777777" w:rsidR="00520BBB" w:rsidRDefault="00520BBB">
    <w:pPr>
      <w:pBdr>
        <w:top w:val="nil"/>
        <w:left w:val="nil"/>
        <w:bottom w:val="nil"/>
        <w:right w:val="nil"/>
        <w:between w:val="nil"/>
      </w:pBdr>
      <w:tabs>
        <w:tab w:val="center" w:pos="4513"/>
        <w:tab w:val="right" w:pos="9026"/>
      </w:tabs>
      <w:spacing w:after="0" w:line="240" w:lineRule="auto"/>
      <w:jc w:val="right"/>
      <w:rPr>
        <w:rFonts w:ascii="Times New Roman" w:eastAsia="Times New Roman" w:hAnsi="Times New Roman" w:cs="Times New Roman"/>
        <w:color w:val="000000"/>
        <w:sz w:val="24"/>
        <w:szCs w:val="24"/>
      </w:rPr>
    </w:pPr>
  </w:p>
  <w:p w14:paraId="3A9753A7" w14:textId="77777777" w:rsidR="00520BBB" w:rsidRDefault="00520BBB">
    <w:pPr>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color w:val="000000"/>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D5066" w14:textId="77777777" w:rsidR="00520BBB" w:rsidRDefault="00520BBB">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E225E"/>
    <w:multiLevelType w:val="multilevel"/>
    <w:tmpl w:val="71F8A4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4F3E84"/>
    <w:multiLevelType w:val="multilevel"/>
    <w:tmpl w:val="075EEB18"/>
    <w:lvl w:ilvl="0">
      <w:start w:val="3"/>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11F78AE"/>
    <w:multiLevelType w:val="multilevel"/>
    <w:tmpl w:val="1E3C4522"/>
    <w:lvl w:ilvl="0">
      <w:start w:val="1"/>
      <w:numFmt w:val="decimal"/>
      <w:lvlText w:val="2.%1"/>
      <w:lvlJc w:val="left"/>
      <w:pPr>
        <w:ind w:left="72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84B3DC1"/>
    <w:multiLevelType w:val="multilevel"/>
    <w:tmpl w:val="A4EA21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AFF67DE"/>
    <w:multiLevelType w:val="multilevel"/>
    <w:tmpl w:val="FC50328C"/>
    <w:lvl w:ilvl="0">
      <w:start w:val="1"/>
      <w:numFmt w:val="decimal"/>
      <w:lvlText w:val="5.%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FCD2875"/>
    <w:multiLevelType w:val="multilevel"/>
    <w:tmpl w:val="86F850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2A00767"/>
    <w:multiLevelType w:val="multilevel"/>
    <w:tmpl w:val="7AD022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5723031"/>
    <w:multiLevelType w:val="multilevel"/>
    <w:tmpl w:val="16C625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5B7E5D"/>
    <w:multiLevelType w:val="multilevel"/>
    <w:tmpl w:val="2CF8A620"/>
    <w:lvl w:ilvl="0">
      <w:start w:val="1"/>
      <w:numFmt w:val="decimal"/>
      <w:lvlText w:val="%1."/>
      <w:lvlJc w:val="left"/>
      <w:pPr>
        <w:ind w:left="360" w:hanging="360"/>
      </w:pPr>
    </w:lvl>
    <w:lvl w:ilvl="1">
      <w:start w:val="9"/>
      <w:numFmt w:val="decimal"/>
      <w:lvlText w:val="%1.%2."/>
      <w:lvlJc w:val="left"/>
      <w:pPr>
        <w:ind w:left="965" w:hanging="540"/>
      </w:pPr>
    </w:lvl>
    <w:lvl w:ilvl="2">
      <w:start w:val="1"/>
      <w:numFmt w:val="decimal"/>
      <w:lvlText w:val="%1.%2.%3."/>
      <w:lvlJc w:val="left"/>
      <w:pPr>
        <w:ind w:left="1570" w:hanging="720"/>
      </w:pPr>
    </w:lvl>
    <w:lvl w:ilvl="3">
      <w:start w:val="1"/>
      <w:numFmt w:val="decimal"/>
      <w:lvlText w:val="%1.%2.%3.%4."/>
      <w:lvlJc w:val="left"/>
      <w:pPr>
        <w:ind w:left="1995" w:hanging="720"/>
      </w:pPr>
    </w:lvl>
    <w:lvl w:ilvl="4">
      <w:start w:val="1"/>
      <w:numFmt w:val="decimal"/>
      <w:lvlText w:val="%1.%2.%3.%4.%5."/>
      <w:lvlJc w:val="left"/>
      <w:pPr>
        <w:ind w:left="2780" w:hanging="1080"/>
      </w:pPr>
    </w:lvl>
    <w:lvl w:ilvl="5">
      <w:start w:val="1"/>
      <w:numFmt w:val="decimal"/>
      <w:lvlText w:val="%1.%2.%3.%4.%5.%6."/>
      <w:lvlJc w:val="left"/>
      <w:pPr>
        <w:ind w:left="3205" w:hanging="1080"/>
      </w:pPr>
    </w:lvl>
    <w:lvl w:ilvl="6">
      <w:start w:val="1"/>
      <w:numFmt w:val="decimal"/>
      <w:lvlText w:val="%1.%2.%3.%4.%5.%6.%7."/>
      <w:lvlJc w:val="left"/>
      <w:pPr>
        <w:ind w:left="3990" w:hanging="1440"/>
      </w:pPr>
    </w:lvl>
    <w:lvl w:ilvl="7">
      <w:start w:val="1"/>
      <w:numFmt w:val="decimal"/>
      <w:lvlText w:val="%1.%2.%3.%4.%5.%6.%7.%8."/>
      <w:lvlJc w:val="left"/>
      <w:pPr>
        <w:ind w:left="4415" w:hanging="1440"/>
      </w:pPr>
    </w:lvl>
    <w:lvl w:ilvl="8">
      <w:start w:val="1"/>
      <w:numFmt w:val="decimal"/>
      <w:lvlText w:val="%1.%2.%3.%4.%5.%6.%7.%8.%9."/>
      <w:lvlJc w:val="left"/>
      <w:pPr>
        <w:ind w:left="5200" w:hanging="1800"/>
      </w:pPr>
    </w:lvl>
  </w:abstractNum>
  <w:abstractNum w:abstractNumId="9" w15:restartNumberingAfterBreak="0">
    <w:nsid w:val="2ED00D95"/>
    <w:multiLevelType w:val="multilevel"/>
    <w:tmpl w:val="A4DAC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F31348E"/>
    <w:multiLevelType w:val="multilevel"/>
    <w:tmpl w:val="B1268F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19A2E51"/>
    <w:multiLevelType w:val="multilevel"/>
    <w:tmpl w:val="05B8A8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2F92D3C"/>
    <w:multiLevelType w:val="multilevel"/>
    <w:tmpl w:val="170EC7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89A351F"/>
    <w:multiLevelType w:val="multilevel"/>
    <w:tmpl w:val="3E2C78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C8040C2"/>
    <w:multiLevelType w:val="multilevel"/>
    <w:tmpl w:val="1AD6CC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EED4F74"/>
    <w:multiLevelType w:val="hybridMultilevel"/>
    <w:tmpl w:val="A48E4578"/>
    <w:lvl w:ilvl="0" w:tplc="D9DA27E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06767E9"/>
    <w:multiLevelType w:val="multilevel"/>
    <w:tmpl w:val="3C5AD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1FD4879"/>
    <w:multiLevelType w:val="multilevel"/>
    <w:tmpl w:val="3116721A"/>
    <w:lvl w:ilvl="0">
      <w:start w:val="1"/>
      <w:numFmt w:val="decimal"/>
      <w:lvlText w:val="1.%1"/>
      <w:lvlJc w:val="left"/>
      <w:pPr>
        <w:ind w:left="72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4EE856FA"/>
    <w:multiLevelType w:val="multilevel"/>
    <w:tmpl w:val="079EBD64"/>
    <w:lvl w:ilvl="0">
      <w:start w:val="1"/>
      <w:numFmt w:val="decimal"/>
      <w:lvlText w:val="3.%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31B6D57"/>
    <w:multiLevelType w:val="multilevel"/>
    <w:tmpl w:val="E77283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7D5419C"/>
    <w:multiLevelType w:val="multilevel"/>
    <w:tmpl w:val="9BD02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9876495"/>
    <w:multiLevelType w:val="multilevel"/>
    <w:tmpl w:val="0E009602"/>
    <w:lvl w:ilvl="0">
      <w:start w:val="1"/>
      <w:numFmt w:val="decimal"/>
      <w:lvlText w:val="%1."/>
      <w:lvlJc w:val="left"/>
      <w:pPr>
        <w:ind w:left="360" w:hanging="360"/>
      </w:pPr>
    </w:lvl>
    <w:lvl w:ilvl="1">
      <w:start w:val="1"/>
      <w:numFmt w:val="decimal"/>
      <w:lvlText w:val="%2."/>
      <w:lvlJc w:val="left"/>
      <w:pPr>
        <w:ind w:left="360" w:hanging="360"/>
      </w:pPr>
      <w:rPr>
        <w:rFonts w:ascii="Times New Roman" w:eastAsia="Times New Roman" w:hAnsi="Times New Roman" w:cs="Times New Roman"/>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59FD158B"/>
    <w:multiLevelType w:val="multilevel"/>
    <w:tmpl w:val="48844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DD85F5A"/>
    <w:multiLevelType w:val="multilevel"/>
    <w:tmpl w:val="AA620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E9377D7"/>
    <w:multiLevelType w:val="multilevel"/>
    <w:tmpl w:val="857E9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3493D56"/>
    <w:multiLevelType w:val="multilevel"/>
    <w:tmpl w:val="A6E66E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E91107A"/>
    <w:multiLevelType w:val="multilevel"/>
    <w:tmpl w:val="A9941C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EA862A7"/>
    <w:multiLevelType w:val="multilevel"/>
    <w:tmpl w:val="D82ED9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89E25C6"/>
    <w:multiLevelType w:val="multilevel"/>
    <w:tmpl w:val="A6B03220"/>
    <w:lvl w:ilvl="0">
      <w:start w:val="1"/>
      <w:numFmt w:val="decimal"/>
      <w:lvlText w:val="4.%1"/>
      <w:lvlJc w:val="left"/>
      <w:pPr>
        <w:ind w:left="4123" w:hanging="360"/>
      </w:pPr>
    </w:lvl>
    <w:lvl w:ilvl="1">
      <w:start w:val="1"/>
      <w:numFmt w:val="lowerLetter"/>
      <w:lvlText w:val="%2."/>
      <w:lvlJc w:val="left"/>
      <w:pPr>
        <w:ind w:left="4843" w:hanging="360"/>
      </w:pPr>
    </w:lvl>
    <w:lvl w:ilvl="2">
      <w:start w:val="1"/>
      <w:numFmt w:val="lowerRoman"/>
      <w:lvlText w:val="%3."/>
      <w:lvlJc w:val="right"/>
      <w:pPr>
        <w:ind w:left="5563" w:hanging="180"/>
      </w:pPr>
    </w:lvl>
    <w:lvl w:ilvl="3">
      <w:start w:val="1"/>
      <w:numFmt w:val="decimal"/>
      <w:lvlText w:val="%4."/>
      <w:lvlJc w:val="left"/>
      <w:pPr>
        <w:ind w:left="6283" w:hanging="360"/>
      </w:pPr>
    </w:lvl>
    <w:lvl w:ilvl="4">
      <w:start w:val="1"/>
      <w:numFmt w:val="lowerLetter"/>
      <w:lvlText w:val="%5."/>
      <w:lvlJc w:val="left"/>
      <w:pPr>
        <w:ind w:left="7003" w:hanging="360"/>
      </w:pPr>
    </w:lvl>
    <w:lvl w:ilvl="5">
      <w:start w:val="1"/>
      <w:numFmt w:val="lowerRoman"/>
      <w:lvlText w:val="%6."/>
      <w:lvlJc w:val="right"/>
      <w:pPr>
        <w:ind w:left="7723" w:hanging="180"/>
      </w:pPr>
    </w:lvl>
    <w:lvl w:ilvl="6">
      <w:start w:val="1"/>
      <w:numFmt w:val="decimal"/>
      <w:lvlText w:val="%7."/>
      <w:lvlJc w:val="left"/>
      <w:pPr>
        <w:ind w:left="8443" w:hanging="360"/>
      </w:pPr>
    </w:lvl>
    <w:lvl w:ilvl="7">
      <w:start w:val="1"/>
      <w:numFmt w:val="lowerLetter"/>
      <w:lvlText w:val="%8."/>
      <w:lvlJc w:val="left"/>
      <w:pPr>
        <w:ind w:left="9163" w:hanging="360"/>
      </w:pPr>
    </w:lvl>
    <w:lvl w:ilvl="8">
      <w:start w:val="1"/>
      <w:numFmt w:val="lowerRoman"/>
      <w:lvlText w:val="%9."/>
      <w:lvlJc w:val="right"/>
      <w:pPr>
        <w:ind w:left="9883" w:hanging="180"/>
      </w:pPr>
    </w:lvl>
  </w:abstractNum>
  <w:num w:numId="1">
    <w:abstractNumId w:val="20"/>
  </w:num>
  <w:num w:numId="2">
    <w:abstractNumId w:val="26"/>
  </w:num>
  <w:num w:numId="3">
    <w:abstractNumId w:val="4"/>
  </w:num>
  <w:num w:numId="4">
    <w:abstractNumId w:val="19"/>
  </w:num>
  <w:num w:numId="5">
    <w:abstractNumId w:val="16"/>
  </w:num>
  <w:num w:numId="6">
    <w:abstractNumId w:val="28"/>
  </w:num>
  <w:num w:numId="7">
    <w:abstractNumId w:val="5"/>
  </w:num>
  <w:num w:numId="8">
    <w:abstractNumId w:val="21"/>
  </w:num>
  <w:num w:numId="9">
    <w:abstractNumId w:val="10"/>
  </w:num>
  <w:num w:numId="10">
    <w:abstractNumId w:val="2"/>
  </w:num>
  <w:num w:numId="11">
    <w:abstractNumId w:val="22"/>
  </w:num>
  <w:num w:numId="12">
    <w:abstractNumId w:val="18"/>
  </w:num>
  <w:num w:numId="13">
    <w:abstractNumId w:val="6"/>
  </w:num>
  <w:num w:numId="14">
    <w:abstractNumId w:val="25"/>
  </w:num>
  <w:num w:numId="15">
    <w:abstractNumId w:val="0"/>
  </w:num>
  <w:num w:numId="16">
    <w:abstractNumId w:val="13"/>
  </w:num>
  <w:num w:numId="17">
    <w:abstractNumId w:val="3"/>
  </w:num>
  <w:num w:numId="18">
    <w:abstractNumId w:val="17"/>
  </w:num>
  <w:num w:numId="19">
    <w:abstractNumId w:val="27"/>
  </w:num>
  <w:num w:numId="20">
    <w:abstractNumId w:val="9"/>
  </w:num>
  <w:num w:numId="21">
    <w:abstractNumId w:val="11"/>
  </w:num>
  <w:num w:numId="22">
    <w:abstractNumId w:val="12"/>
  </w:num>
  <w:num w:numId="23">
    <w:abstractNumId w:val="1"/>
  </w:num>
  <w:num w:numId="24">
    <w:abstractNumId w:val="24"/>
  </w:num>
  <w:num w:numId="25">
    <w:abstractNumId w:val="23"/>
  </w:num>
  <w:num w:numId="26">
    <w:abstractNumId w:val="14"/>
  </w:num>
  <w:num w:numId="27">
    <w:abstractNumId w:val="7"/>
  </w:num>
  <w:num w:numId="28">
    <w:abstractNumId w:val="8"/>
  </w:num>
  <w:num w:numId="2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mo Allistair">
    <w15:presenceInfo w15:providerId="Windows Live" w15:userId="3ef3f3f10c475f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025"/>
    <w:rsid w:val="00007A04"/>
    <w:rsid w:val="00033F9E"/>
    <w:rsid w:val="00070025"/>
    <w:rsid w:val="000776A6"/>
    <w:rsid w:val="000D4415"/>
    <w:rsid w:val="00115F02"/>
    <w:rsid w:val="001E74AF"/>
    <w:rsid w:val="00287938"/>
    <w:rsid w:val="002C3437"/>
    <w:rsid w:val="002E661E"/>
    <w:rsid w:val="00300400"/>
    <w:rsid w:val="00300F3D"/>
    <w:rsid w:val="00313F52"/>
    <w:rsid w:val="00324C04"/>
    <w:rsid w:val="00335C12"/>
    <w:rsid w:val="00336205"/>
    <w:rsid w:val="00367DE7"/>
    <w:rsid w:val="003A0781"/>
    <w:rsid w:val="003E68F2"/>
    <w:rsid w:val="0040657F"/>
    <w:rsid w:val="0046403F"/>
    <w:rsid w:val="00483BD5"/>
    <w:rsid w:val="004B46E1"/>
    <w:rsid w:val="004C5265"/>
    <w:rsid w:val="00520BBB"/>
    <w:rsid w:val="0054791B"/>
    <w:rsid w:val="00550A7E"/>
    <w:rsid w:val="00576EF5"/>
    <w:rsid w:val="005D219D"/>
    <w:rsid w:val="00614547"/>
    <w:rsid w:val="00682FEC"/>
    <w:rsid w:val="00691CAD"/>
    <w:rsid w:val="006A5901"/>
    <w:rsid w:val="006E67A4"/>
    <w:rsid w:val="006F351F"/>
    <w:rsid w:val="008027AC"/>
    <w:rsid w:val="00807930"/>
    <w:rsid w:val="0084594C"/>
    <w:rsid w:val="008B045E"/>
    <w:rsid w:val="008B1440"/>
    <w:rsid w:val="008B7CCE"/>
    <w:rsid w:val="008E44DC"/>
    <w:rsid w:val="00927C8F"/>
    <w:rsid w:val="00933A94"/>
    <w:rsid w:val="00A04CD6"/>
    <w:rsid w:val="00A14E06"/>
    <w:rsid w:val="00A57A02"/>
    <w:rsid w:val="00A917DC"/>
    <w:rsid w:val="00B12143"/>
    <w:rsid w:val="00B51B03"/>
    <w:rsid w:val="00B92312"/>
    <w:rsid w:val="00BB6B00"/>
    <w:rsid w:val="00BC2BE3"/>
    <w:rsid w:val="00BE30A1"/>
    <w:rsid w:val="00BE77DA"/>
    <w:rsid w:val="00BF10DF"/>
    <w:rsid w:val="00BF32CB"/>
    <w:rsid w:val="00C2666B"/>
    <w:rsid w:val="00C368CE"/>
    <w:rsid w:val="00C37BAC"/>
    <w:rsid w:val="00D213CC"/>
    <w:rsid w:val="00DD38A1"/>
    <w:rsid w:val="00DF23AA"/>
    <w:rsid w:val="00DF48D5"/>
    <w:rsid w:val="00DF65AD"/>
    <w:rsid w:val="00E659A8"/>
    <w:rsid w:val="00E87B5C"/>
    <w:rsid w:val="00EB26D0"/>
    <w:rsid w:val="00F06849"/>
    <w:rsid w:val="00F40815"/>
    <w:rsid w:val="00F46000"/>
    <w:rsid w:val="00FA7D75"/>
    <w:rsid w:val="00FE7E01"/>
    <w:rsid w:val="00FF41F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62DB9"/>
  <w15:docId w15:val="{FA9CC2B4-1493-4075-81E5-0510DCEB1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val="0"/>
      <w:spacing w:before="212" w:after="0" w:line="240" w:lineRule="auto"/>
      <w:ind w:left="554" w:right="97"/>
      <w:jc w:val="center"/>
    </w:pPr>
    <w:rPr>
      <w:rFonts w:ascii="Times New Roman" w:eastAsia="Times New Roman" w:hAnsi="Times New Roman" w:cs="Times New Roman"/>
      <w:b/>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B7C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CCE"/>
    <w:rPr>
      <w:rFonts w:ascii="Segoe UI" w:hAnsi="Segoe UI" w:cs="Segoe UI"/>
      <w:sz w:val="18"/>
      <w:szCs w:val="18"/>
    </w:rPr>
  </w:style>
  <w:style w:type="paragraph" w:styleId="Header">
    <w:name w:val="header"/>
    <w:basedOn w:val="Normal"/>
    <w:link w:val="HeaderChar"/>
    <w:uiPriority w:val="99"/>
    <w:unhideWhenUsed/>
    <w:rsid w:val="00F068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6849"/>
  </w:style>
  <w:style w:type="paragraph" w:styleId="Footer">
    <w:name w:val="footer"/>
    <w:basedOn w:val="Normal"/>
    <w:link w:val="FooterChar"/>
    <w:uiPriority w:val="99"/>
    <w:unhideWhenUsed/>
    <w:rsid w:val="00F068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6849"/>
  </w:style>
  <w:style w:type="paragraph" w:styleId="ListParagraph">
    <w:name w:val="List Paragraph"/>
    <w:basedOn w:val="Normal"/>
    <w:uiPriority w:val="34"/>
    <w:qFormat/>
    <w:rsid w:val="006E67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4.xml"/><Relationship Id="rId47" Type="http://schemas.openxmlformats.org/officeDocument/2006/relationships/footer" Target="footer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microsoft.com/office/2011/relationships/people" Target="peop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5.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6.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8DC5D-6844-4F78-A89C-BCE49A7F7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3044</TotalTime>
  <Pages>75</Pages>
  <Words>15092</Words>
  <Characters>86027</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Elmo Allistair</dc:creator>
  <cp:lastModifiedBy>Elmo Allistair</cp:lastModifiedBy>
  <cp:revision>32</cp:revision>
  <cp:lastPrinted>2022-10-07T14:56:00Z</cp:lastPrinted>
  <dcterms:created xsi:type="dcterms:W3CDTF">2022-09-02T06:40:00Z</dcterms:created>
  <dcterms:modified xsi:type="dcterms:W3CDTF">2022-10-09T12:36:00Z</dcterms:modified>
</cp:coreProperties>
</file>